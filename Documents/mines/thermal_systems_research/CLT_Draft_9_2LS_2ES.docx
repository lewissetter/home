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25728C" w14:textId="1BA6DED9" w:rsidR="00B32C55" w:rsidRPr="007B42A5" w:rsidRDefault="00937D95">
      <w:pPr>
        <w:pStyle w:val="Title"/>
        <w:contextualSpacing w:val="0"/>
        <w:rPr>
          <w:b w:val="0"/>
        </w:rPr>
      </w:pPr>
      <w:r w:rsidRPr="007B42A5">
        <w:t xml:space="preserve"> </w:t>
      </w:r>
      <w:r w:rsidR="00CE4ED8" w:rsidRPr="007B42A5">
        <w:t xml:space="preserve">Energy and Hygrothermal Performance of Cross Laminated Timber </w:t>
      </w:r>
      <w:commentRangeStart w:id="0"/>
      <w:r w:rsidR="00CE4ED8" w:rsidRPr="007B42A5">
        <w:t>S</w:t>
      </w:r>
      <w:r w:rsidR="00C7352B">
        <w:t>ingle-</w:t>
      </w:r>
      <w:r w:rsidR="00CE4ED8" w:rsidRPr="007B42A5">
        <w:t xml:space="preserve">Family </w:t>
      </w:r>
      <w:commentRangeEnd w:id="0"/>
      <w:r w:rsidR="0015592A">
        <w:rPr>
          <w:rStyle w:val="CommentReference"/>
          <w:b w:val="0"/>
        </w:rPr>
        <w:commentReference w:id="0"/>
      </w:r>
      <w:r w:rsidR="00CE4ED8" w:rsidRPr="007B42A5">
        <w:t xml:space="preserve">Homes </w:t>
      </w:r>
      <w:r w:rsidR="00CE4ED8" w:rsidRPr="007B42A5">
        <w:rPr>
          <w:b w:val="0"/>
        </w:rPr>
        <w:t>S</w:t>
      </w:r>
      <w:r w:rsidR="00CE4ED8" w:rsidRPr="007B42A5">
        <w:t>ubjected to Constant and</w:t>
      </w:r>
      <w:r w:rsidR="00CE4ED8" w:rsidRPr="007B42A5">
        <w:rPr>
          <w:b w:val="0"/>
        </w:rPr>
        <w:t xml:space="preserve"> V</w:t>
      </w:r>
      <w:r w:rsidR="00CE4ED8" w:rsidRPr="007B42A5">
        <w:t xml:space="preserve">ariable </w:t>
      </w:r>
      <w:r w:rsidR="00CE4ED8" w:rsidRPr="007B42A5">
        <w:rPr>
          <w:b w:val="0"/>
        </w:rPr>
        <w:t>E</w:t>
      </w:r>
      <w:r w:rsidR="00CE4ED8" w:rsidRPr="007B42A5">
        <w:t xml:space="preserve">lectric </w:t>
      </w:r>
      <w:r w:rsidR="00CE4ED8" w:rsidRPr="007B42A5">
        <w:rPr>
          <w:b w:val="0"/>
        </w:rPr>
        <w:t>R</w:t>
      </w:r>
      <w:r w:rsidR="00CE4ED8" w:rsidRPr="007B42A5">
        <w:t>ates</w:t>
      </w:r>
    </w:p>
    <w:p w14:paraId="02A84D2A" w14:textId="77777777" w:rsidR="00B32C55" w:rsidRPr="007B42A5" w:rsidRDefault="00B32C55">
      <w:pPr>
        <w:jc w:val="both"/>
        <w:rPr>
          <w:sz w:val="22"/>
          <w:szCs w:val="22"/>
        </w:rPr>
      </w:pPr>
    </w:p>
    <w:p w14:paraId="0DA4F1BE" w14:textId="77777777" w:rsidR="00B32C55" w:rsidRPr="007B42A5" w:rsidRDefault="00B32C55">
      <w:pPr>
        <w:jc w:val="both"/>
        <w:rPr>
          <w:sz w:val="22"/>
          <w:szCs w:val="22"/>
        </w:rPr>
      </w:pPr>
    </w:p>
    <w:p w14:paraId="0BDAC352" w14:textId="77777777" w:rsidR="00B32C55" w:rsidRPr="007B42A5" w:rsidRDefault="00CE4ED8">
      <w:pPr>
        <w:spacing w:line="360" w:lineRule="auto"/>
        <w:jc w:val="both"/>
        <w:rPr>
          <w:sz w:val="22"/>
          <w:szCs w:val="22"/>
        </w:rPr>
      </w:pPr>
      <w:r w:rsidRPr="007B42A5">
        <w:rPr>
          <w:sz w:val="22"/>
          <w:szCs w:val="22"/>
        </w:rPr>
        <w:t xml:space="preserve">Lewis Setter, Eric </w:t>
      </w:r>
      <w:proofErr w:type="spellStart"/>
      <w:r w:rsidRPr="007B42A5">
        <w:rPr>
          <w:sz w:val="22"/>
          <w:szCs w:val="22"/>
        </w:rPr>
        <w:t>Smoorenburg</w:t>
      </w:r>
      <w:proofErr w:type="spellEnd"/>
      <w:r w:rsidRPr="007B42A5">
        <w:rPr>
          <w:sz w:val="22"/>
          <w:szCs w:val="22"/>
        </w:rPr>
        <w:t xml:space="preserve">, Sajith </w:t>
      </w:r>
      <w:proofErr w:type="spellStart"/>
      <w:r w:rsidRPr="007B42A5">
        <w:rPr>
          <w:sz w:val="22"/>
          <w:szCs w:val="22"/>
        </w:rPr>
        <w:t>Wijesuriya</w:t>
      </w:r>
      <w:proofErr w:type="spellEnd"/>
      <w:r w:rsidRPr="007B42A5">
        <w:rPr>
          <w:sz w:val="22"/>
          <w:szCs w:val="22"/>
        </w:rPr>
        <w:t xml:space="preserve">, Paulo </w:t>
      </w:r>
      <w:proofErr w:type="spellStart"/>
      <w:r w:rsidRPr="007B42A5">
        <w:rPr>
          <w:sz w:val="22"/>
          <w:szCs w:val="22"/>
        </w:rPr>
        <w:t>Tabares</w:t>
      </w:r>
      <w:proofErr w:type="spellEnd"/>
      <w:r w:rsidRPr="007B42A5">
        <w:rPr>
          <w:sz w:val="22"/>
          <w:szCs w:val="22"/>
        </w:rPr>
        <w:t>-Velasco*</w:t>
      </w:r>
    </w:p>
    <w:p w14:paraId="6283DB3B" w14:textId="77777777" w:rsidR="00B32C55" w:rsidRPr="007B42A5" w:rsidRDefault="00CE4ED8">
      <w:pPr>
        <w:spacing w:line="360" w:lineRule="auto"/>
        <w:jc w:val="both"/>
        <w:rPr>
          <w:sz w:val="22"/>
          <w:szCs w:val="22"/>
        </w:rPr>
      </w:pPr>
      <w:r w:rsidRPr="007B42A5">
        <w:rPr>
          <w:sz w:val="22"/>
          <w:szCs w:val="22"/>
        </w:rPr>
        <w:t>Department of Mechanical Engineering</w:t>
      </w:r>
    </w:p>
    <w:p w14:paraId="777E5A58" w14:textId="77777777" w:rsidR="00B32C55" w:rsidRPr="007B42A5" w:rsidRDefault="00CE4ED8">
      <w:pPr>
        <w:spacing w:line="360" w:lineRule="auto"/>
        <w:jc w:val="both"/>
        <w:rPr>
          <w:sz w:val="22"/>
          <w:szCs w:val="22"/>
        </w:rPr>
      </w:pPr>
      <w:r w:rsidRPr="007B42A5">
        <w:rPr>
          <w:sz w:val="22"/>
          <w:szCs w:val="22"/>
        </w:rPr>
        <w:t>Colorado School of Mines, Golden, USA</w:t>
      </w:r>
    </w:p>
    <w:p w14:paraId="455CE219" w14:textId="77777777" w:rsidR="00B32C55" w:rsidRPr="007B42A5" w:rsidRDefault="00B32C55">
      <w:pPr>
        <w:jc w:val="both"/>
        <w:rPr>
          <w:sz w:val="22"/>
          <w:szCs w:val="22"/>
        </w:rPr>
      </w:pPr>
    </w:p>
    <w:p w14:paraId="175AA3F0" w14:textId="77777777" w:rsidR="00B32C55" w:rsidRPr="007B42A5" w:rsidRDefault="00B32C55">
      <w:pPr>
        <w:jc w:val="both"/>
        <w:rPr>
          <w:b/>
          <w:sz w:val="22"/>
          <w:szCs w:val="22"/>
        </w:rPr>
        <w:sectPr w:rsidR="00B32C55" w:rsidRPr="007B42A5">
          <w:pgSz w:w="12240" w:h="15840"/>
          <w:pgMar w:top="1440" w:right="1440" w:bottom="1440" w:left="1440" w:header="720" w:footer="720" w:gutter="0"/>
          <w:pgNumType w:start="1"/>
          <w:cols w:space="720"/>
        </w:sectPr>
      </w:pPr>
    </w:p>
    <w:p w14:paraId="0B4FF346" w14:textId="50B8366C" w:rsidR="00B32C55" w:rsidRDefault="00CE4ED8">
      <w:pPr>
        <w:pStyle w:val="Heading1"/>
      </w:pPr>
      <w:r w:rsidRPr="007B42A5">
        <w:t>Abstract</w:t>
      </w:r>
    </w:p>
    <w:p w14:paraId="460CA2CD" w14:textId="6DCE7CF1" w:rsidR="00B94A65" w:rsidRDefault="00B94A65" w:rsidP="00B94A65"/>
    <w:p w14:paraId="1BA071A9" w14:textId="748C834D" w:rsidR="00B32C55" w:rsidRPr="007B42A5" w:rsidRDefault="00CE4ED8">
      <w:pPr>
        <w:jc w:val="both"/>
        <w:rPr>
          <w:sz w:val="22"/>
          <w:szCs w:val="22"/>
        </w:rPr>
      </w:pPr>
      <w:r w:rsidRPr="007B42A5">
        <w:rPr>
          <w:sz w:val="22"/>
          <w:szCs w:val="22"/>
        </w:rPr>
        <w:t>Cross Laminated Timber (CLT) is a panelized mass timber product suitable for sustainable building construction that can reduce building ene</w:t>
      </w:r>
      <w:r w:rsidR="007508F9" w:rsidRPr="007B42A5">
        <w:rPr>
          <w:sz w:val="22"/>
          <w:szCs w:val="22"/>
        </w:rPr>
        <w:t xml:space="preserve">rgy use and </w:t>
      </w:r>
      <w:r w:rsidR="009C2B0C">
        <w:rPr>
          <w:sz w:val="22"/>
          <w:szCs w:val="22"/>
        </w:rPr>
        <w:t>cooling electricity peak demand</w:t>
      </w:r>
      <w:r w:rsidRPr="007B42A5">
        <w:rPr>
          <w:sz w:val="22"/>
          <w:szCs w:val="22"/>
        </w:rPr>
        <w:t xml:space="preserve">. </w:t>
      </w:r>
      <w:r w:rsidR="00B26D1F">
        <w:rPr>
          <w:sz w:val="22"/>
          <w:szCs w:val="22"/>
        </w:rPr>
        <w:t>Previous s</w:t>
      </w:r>
      <w:r w:rsidR="003141D0">
        <w:rPr>
          <w:sz w:val="22"/>
          <w:szCs w:val="22"/>
        </w:rPr>
        <w:t>tudies have shown that CLT has a market in the US for tall commercial buildings.</w:t>
      </w:r>
      <w:r w:rsidRPr="007B42A5">
        <w:rPr>
          <w:sz w:val="22"/>
          <w:szCs w:val="22"/>
        </w:rPr>
        <w:t xml:space="preserve"> However, most of the current CLT literature has </w:t>
      </w:r>
      <w:r w:rsidR="003141D0">
        <w:rPr>
          <w:sz w:val="22"/>
          <w:szCs w:val="22"/>
        </w:rPr>
        <w:t>failed to consider application in residential construction</w:t>
      </w:r>
      <w:r w:rsidRPr="007B42A5">
        <w:rPr>
          <w:sz w:val="22"/>
          <w:szCs w:val="22"/>
        </w:rPr>
        <w:t>. Residential building energy use is</w:t>
      </w:r>
      <w:r w:rsidR="00B26D1F">
        <w:rPr>
          <w:sz w:val="22"/>
          <w:szCs w:val="22"/>
        </w:rPr>
        <w:t xml:space="preserve"> highly susceptible to weather. Thus, it has the potential to</w:t>
      </w:r>
      <w:r w:rsidRPr="007B42A5">
        <w:rPr>
          <w:sz w:val="22"/>
          <w:szCs w:val="22"/>
        </w:rPr>
        <w:t xml:space="preserve"> benefit from using CLT as the envelope material given its natural massiveness and enhanced air-tightness. </w:t>
      </w:r>
      <w:r w:rsidR="003141D0">
        <w:rPr>
          <w:sz w:val="22"/>
          <w:szCs w:val="22"/>
        </w:rPr>
        <w:t>Furthermore, the construction advantages of</w:t>
      </w:r>
      <w:r w:rsidR="00B26D1F">
        <w:rPr>
          <w:sz w:val="22"/>
          <w:szCs w:val="22"/>
        </w:rPr>
        <w:t xml:space="preserve"> CLT</w:t>
      </w:r>
      <w:r w:rsidR="003141D0">
        <w:rPr>
          <w:sz w:val="22"/>
          <w:szCs w:val="22"/>
        </w:rPr>
        <w:t xml:space="preserve"> make it a candidate for rapidly growing residential areas. This</w:t>
      </w:r>
      <w:r w:rsidRPr="007B42A5">
        <w:rPr>
          <w:sz w:val="22"/>
          <w:szCs w:val="22"/>
        </w:rPr>
        <w:t xml:space="preserve"> study numerically analyzes potential energy savings when CLT is implemented in a </w:t>
      </w:r>
      <w:r w:rsidR="00C7352B">
        <w:rPr>
          <w:sz w:val="22"/>
          <w:szCs w:val="22"/>
        </w:rPr>
        <w:t>single-</w:t>
      </w:r>
      <w:r w:rsidR="00204249" w:rsidRPr="007B42A5">
        <w:rPr>
          <w:sz w:val="22"/>
          <w:szCs w:val="22"/>
        </w:rPr>
        <w:t>family</w:t>
      </w:r>
      <w:r w:rsidR="00B26D1F">
        <w:rPr>
          <w:sz w:val="22"/>
          <w:szCs w:val="22"/>
        </w:rPr>
        <w:t xml:space="preserve"> home in different US climates</w:t>
      </w:r>
      <w:r w:rsidRPr="007B42A5">
        <w:rPr>
          <w:sz w:val="22"/>
          <w:szCs w:val="22"/>
        </w:rPr>
        <w:t xml:space="preserve">. A typical new light frame stud construction home is compared against the same house implemented with </w:t>
      </w:r>
      <w:r w:rsidR="00B26D1F">
        <w:rPr>
          <w:sz w:val="22"/>
          <w:szCs w:val="22"/>
        </w:rPr>
        <w:t xml:space="preserve">a </w:t>
      </w:r>
      <w:r w:rsidRPr="007B42A5">
        <w:rPr>
          <w:sz w:val="22"/>
          <w:szCs w:val="22"/>
        </w:rPr>
        <w:t xml:space="preserve">CLT construction. The effects of increased thermal mass and reduced infiltration are </w:t>
      </w:r>
      <w:proofErr w:type="gramStart"/>
      <w:r w:rsidR="003141D0">
        <w:rPr>
          <w:sz w:val="22"/>
          <w:szCs w:val="22"/>
        </w:rPr>
        <w:t>taken into account</w:t>
      </w:r>
      <w:proofErr w:type="gramEnd"/>
      <w:r w:rsidR="003141D0">
        <w:rPr>
          <w:sz w:val="22"/>
          <w:szCs w:val="22"/>
        </w:rPr>
        <w:t xml:space="preserve"> in order to determine</w:t>
      </w:r>
      <w:r w:rsidRPr="007B42A5">
        <w:rPr>
          <w:sz w:val="22"/>
          <w:szCs w:val="22"/>
        </w:rPr>
        <w:t xml:space="preserve"> the impact of CLT on energy consumption. This study also considers the use of </w:t>
      </w:r>
      <w:r w:rsidR="00B26D1F">
        <w:rPr>
          <w:sz w:val="22"/>
          <w:szCs w:val="22"/>
        </w:rPr>
        <w:t>variable</w:t>
      </w:r>
      <w:r w:rsidRPr="007B42A5">
        <w:rPr>
          <w:sz w:val="22"/>
          <w:szCs w:val="22"/>
        </w:rPr>
        <w:t xml:space="preserve"> thermostat setpoints to introduce precooling strategies with the objective of reducing cooling electricity energy cost when time-of-use electricity rates</w:t>
      </w:r>
      <w:r w:rsidR="003141D0">
        <w:rPr>
          <w:sz w:val="22"/>
          <w:szCs w:val="22"/>
        </w:rPr>
        <w:t xml:space="preserve"> are available</w:t>
      </w:r>
      <w:r w:rsidRPr="007B42A5">
        <w:rPr>
          <w:sz w:val="22"/>
          <w:szCs w:val="22"/>
        </w:rPr>
        <w:t xml:space="preserve">. In addition, this study examines temperature and humidity changes in CLT homes using WUFI software platform, a wall assembly simulator used to analyze thermal and moisture changes. The thermal changes throughout the wall assemblies indicate the insulation performance of CLT, as well as ensure that the CLT assembly is physically </w:t>
      </w:r>
      <w:r w:rsidR="00BD376D" w:rsidRPr="007B42A5">
        <w:rPr>
          <w:sz w:val="22"/>
          <w:szCs w:val="22"/>
        </w:rPr>
        <w:t>practical</w:t>
      </w:r>
      <w:r w:rsidRPr="007B42A5">
        <w:rPr>
          <w:sz w:val="22"/>
          <w:szCs w:val="22"/>
        </w:rPr>
        <w:t xml:space="preserve">, meaning that there is no </w:t>
      </w:r>
      <w:r w:rsidR="00BD376D" w:rsidRPr="007B42A5">
        <w:rPr>
          <w:sz w:val="22"/>
          <w:szCs w:val="22"/>
        </w:rPr>
        <w:t>moisture</w:t>
      </w:r>
      <w:r w:rsidRPr="007B42A5">
        <w:rPr>
          <w:sz w:val="22"/>
          <w:szCs w:val="22"/>
        </w:rPr>
        <w:t xml:space="preserve"> or humidity accumulation that can lead to rot or mold.   </w:t>
      </w:r>
    </w:p>
    <w:p w14:paraId="75351391" w14:textId="77777777" w:rsidR="00B32C55" w:rsidRPr="007B42A5" w:rsidRDefault="00B32C55">
      <w:pPr>
        <w:spacing w:after="15" w:line="285" w:lineRule="auto"/>
        <w:jc w:val="both"/>
        <w:rPr>
          <w:b/>
          <w:sz w:val="22"/>
          <w:szCs w:val="22"/>
        </w:rPr>
      </w:pPr>
    </w:p>
    <w:p w14:paraId="103CA434" w14:textId="77777777" w:rsidR="00B32C55" w:rsidRPr="007B42A5" w:rsidRDefault="00B32C55">
      <w:pPr>
        <w:spacing w:after="15" w:line="285" w:lineRule="auto"/>
        <w:jc w:val="both"/>
        <w:rPr>
          <w:b/>
          <w:sz w:val="22"/>
          <w:szCs w:val="22"/>
        </w:rPr>
      </w:pPr>
    </w:p>
    <w:p w14:paraId="0174228E" w14:textId="77777777" w:rsidR="00B32C55" w:rsidRPr="007B42A5" w:rsidRDefault="00B32C55">
      <w:pPr>
        <w:spacing w:after="15" w:line="285" w:lineRule="auto"/>
        <w:jc w:val="both"/>
        <w:rPr>
          <w:b/>
          <w:sz w:val="22"/>
          <w:szCs w:val="22"/>
        </w:rPr>
      </w:pPr>
    </w:p>
    <w:p w14:paraId="5F5E55E2" w14:textId="77777777" w:rsidR="00B32C55" w:rsidRPr="007B42A5" w:rsidRDefault="00B32C55">
      <w:pPr>
        <w:spacing w:after="15" w:line="285" w:lineRule="auto"/>
        <w:jc w:val="both"/>
        <w:rPr>
          <w:b/>
          <w:sz w:val="22"/>
          <w:szCs w:val="22"/>
        </w:rPr>
      </w:pPr>
    </w:p>
    <w:p w14:paraId="4111B710" w14:textId="77777777" w:rsidR="00B32C55" w:rsidRPr="007B42A5" w:rsidRDefault="00B32C55">
      <w:pPr>
        <w:spacing w:after="15" w:line="285" w:lineRule="auto"/>
        <w:jc w:val="both"/>
        <w:rPr>
          <w:b/>
          <w:sz w:val="22"/>
          <w:szCs w:val="22"/>
        </w:rPr>
      </w:pPr>
    </w:p>
    <w:p w14:paraId="5FA8BEB2" w14:textId="77777777" w:rsidR="00B32C55" w:rsidRPr="007B42A5" w:rsidRDefault="00B32C55">
      <w:pPr>
        <w:spacing w:after="15" w:line="285" w:lineRule="auto"/>
        <w:jc w:val="both"/>
        <w:rPr>
          <w:b/>
          <w:sz w:val="22"/>
          <w:szCs w:val="22"/>
        </w:rPr>
      </w:pPr>
    </w:p>
    <w:p w14:paraId="67A8A35B" w14:textId="77777777" w:rsidR="00B32C55" w:rsidRPr="007B42A5" w:rsidRDefault="00B32C55">
      <w:pPr>
        <w:spacing w:after="15" w:line="285" w:lineRule="auto"/>
        <w:jc w:val="both"/>
        <w:rPr>
          <w:b/>
          <w:sz w:val="22"/>
          <w:szCs w:val="22"/>
        </w:rPr>
      </w:pPr>
    </w:p>
    <w:p w14:paraId="4B8FBB17" w14:textId="77777777" w:rsidR="00B32C55" w:rsidRPr="007B42A5" w:rsidRDefault="00B32C55">
      <w:pPr>
        <w:spacing w:after="15" w:line="285" w:lineRule="auto"/>
        <w:jc w:val="both"/>
        <w:rPr>
          <w:b/>
          <w:sz w:val="22"/>
          <w:szCs w:val="22"/>
        </w:rPr>
      </w:pPr>
    </w:p>
    <w:p w14:paraId="640943CF" w14:textId="77777777" w:rsidR="00B32C55" w:rsidRPr="007B42A5" w:rsidRDefault="00B32C55">
      <w:pPr>
        <w:spacing w:after="15" w:line="285" w:lineRule="auto"/>
        <w:jc w:val="both"/>
        <w:rPr>
          <w:b/>
          <w:sz w:val="22"/>
          <w:szCs w:val="22"/>
        </w:rPr>
      </w:pPr>
    </w:p>
    <w:p w14:paraId="527B4FF6" w14:textId="77777777" w:rsidR="00B32C55" w:rsidRPr="007B42A5" w:rsidRDefault="00B32C55">
      <w:pPr>
        <w:spacing w:after="15" w:line="285" w:lineRule="auto"/>
        <w:jc w:val="both"/>
        <w:rPr>
          <w:b/>
          <w:sz w:val="22"/>
          <w:szCs w:val="22"/>
        </w:rPr>
      </w:pPr>
    </w:p>
    <w:p w14:paraId="5FB7828E" w14:textId="1F793BDD" w:rsidR="00B32C55" w:rsidRDefault="00B32C55">
      <w:pPr>
        <w:spacing w:after="15" w:line="285" w:lineRule="auto"/>
        <w:jc w:val="both"/>
        <w:rPr>
          <w:b/>
          <w:sz w:val="22"/>
          <w:szCs w:val="22"/>
        </w:rPr>
      </w:pPr>
    </w:p>
    <w:p w14:paraId="08FA445C" w14:textId="77777777" w:rsidR="007D2CC0" w:rsidRPr="007B42A5" w:rsidRDefault="007D2CC0">
      <w:pPr>
        <w:spacing w:after="15" w:line="285" w:lineRule="auto"/>
        <w:jc w:val="both"/>
        <w:rPr>
          <w:b/>
          <w:sz w:val="22"/>
          <w:szCs w:val="22"/>
        </w:rPr>
      </w:pPr>
    </w:p>
    <w:p w14:paraId="1E187AE6" w14:textId="77777777" w:rsidR="00B32C55" w:rsidRPr="007B42A5" w:rsidRDefault="00B32C55">
      <w:pPr>
        <w:spacing w:after="15" w:line="285" w:lineRule="auto"/>
        <w:jc w:val="both"/>
        <w:rPr>
          <w:b/>
          <w:sz w:val="22"/>
          <w:szCs w:val="22"/>
        </w:rPr>
      </w:pPr>
    </w:p>
    <w:p w14:paraId="2C2F7FF4" w14:textId="77777777" w:rsidR="00B32C55" w:rsidRPr="007B42A5" w:rsidRDefault="00B32C55">
      <w:pPr>
        <w:spacing w:after="15" w:line="285" w:lineRule="auto"/>
        <w:jc w:val="both"/>
        <w:rPr>
          <w:b/>
          <w:sz w:val="22"/>
          <w:szCs w:val="22"/>
        </w:rPr>
      </w:pPr>
    </w:p>
    <w:p w14:paraId="354C8889" w14:textId="77777777" w:rsidR="00B32C55" w:rsidRPr="007B42A5" w:rsidRDefault="00B32C55">
      <w:pPr>
        <w:spacing w:after="15" w:line="285" w:lineRule="auto"/>
        <w:jc w:val="both"/>
        <w:rPr>
          <w:b/>
          <w:sz w:val="22"/>
          <w:szCs w:val="22"/>
        </w:rPr>
      </w:pPr>
    </w:p>
    <w:p w14:paraId="541EC1E4" w14:textId="77777777" w:rsidR="00B32C55" w:rsidRPr="007B42A5" w:rsidRDefault="00B32C55">
      <w:pPr>
        <w:spacing w:after="15" w:line="285" w:lineRule="auto"/>
        <w:jc w:val="both"/>
        <w:rPr>
          <w:b/>
          <w:sz w:val="22"/>
          <w:szCs w:val="22"/>
        </w:rPr>
      </w:pPr>
    </w:p>
    <w:p w14:paraId="3B0124AA" w14:textId="77777777" w:rsidR="00B32C55" w:rsidRPr="007B42A5" w:rsidRDefault="00B32C55">
      <w:pPr>
        <w:spacing w:after="15" w:line="285" w:lineRule="auto"/>
        <w:jc w:val="both"/>
        <w:rPr>
          <w:b/>
          <w:sz w:val="22"/>
          <w:szCs w:val="22"/>
        </w:rPr>
        <w:sectPr w:rsidR="00B32C55" w:rsidRPr="007B42A5">
          <w:type w:val="continuous"/>
          <w:pgSz w:w="12240" w:h="15840"/>
          <w:pgMar w:top="1440" w:right="1440" w:bottom="1440" w:left="1440" w:header="720" w:footer="720" w:gutter="0"/>
          <w:cols w:space="720"/>
        </w:sectPr>
      </w:pPr>
    </w:p>
    <w:p w14:paraId="35E8699F" w14:textId="77777777" w:rsidR="00B32C55" w:rsidRPr="007B42A5" w:rsidRDefault="00CE4ED8">
      <w:pPr>
        <w:pStyle w:val="Heading1"/>
      </w:pPr>
      <w:r w:rsidRPr="007B42A5">
        <w:lastRenderedPageBreak/>
        <w:t>1. Introduction</w:t>
      </w:r>
      <w:r w:rsidRPr="007B42A5">
        <w:tab/>
      </w:r>
    </w:p>
    <w:p w14:paraId="3028C6C3" w14:textId="77777777" w:rsidR="00B32C55" w:rsidRPr="007B42A5" w:rsidRDefault="00B32C55">
      <w:pPr>
        <w:pBdr>
          <w:top w:val="nil"/>
          <w:left w:val="nil"/>
          <w:bottom w:val="nil"/>
          <w:right w:val="nil"/>
          <w:between w:val="nil"/>
        </w:pBdr>
        <w:spacing w:after="15" w:line="285" w:lineRule="auto"/>
        <w:ind w:left="720" w:hanging="720"/>
        <w:jc w:val="both"/>
        <w:rPr>
          <w:b/>
          <w:sz w:val="22"/>
          <w:szCs w:val="22"/>
        </w:rPr>
      </w:pPr>
    </w:p>
    <w:p w14:paraId="7B598B7F" w14:textId="7339829B" w:rsidR="008E0B46" w:rsidRPr="007B42A5" w:rsidRDefault="008E0B46" w:rsidP="008E0B46">
      <w:pPr>
        <w:spacing w:line="285" w:lineRule="auto"/>
        <w:jc w:val="both"/>
        <w:rPr>
          <w:sz w:val="22"/>
          <w:szCs w:val="22"/>
        </w:rPr>
      </w:pPr>
      <w:r w:rsidRPr="007B42A5">
        <w:rPr>
          <w:sz w:val="22"/>
          <w:szCs w:val="22"/>
        </w:rPr>
        <w:t>Mass timber construction has recently seen worldwide interest and increased use due to its multiple advantages over traditional construction. Its benefits include structural robustness and high level of pre-</w:t>
      </w:r>
      <w:proofErr w:type="gramStart"/>
      <w:r w:rsidRPr="007B42A5">
        <w:rPr>
          <w:sz w:val="22"/>
          <w:szCs w:val="22"/>
        </w:rPr>
        <w:t>fabrication[</w:t>
      </w:r>
      <w:proofErr w:type="gramEnd"/>
      <w:r w:rsidRPr="007B42A5">
        <w:rPr>
          <w:sz w:val="22"/>
          <w:szCs w:val="22"/>
        </w:rPr>
        <w:t xml:space="preserve">1]. Another important facet of mass timber construction is that timber buildings have been shown to have low global warming potential (GWP) compared to mineral based buildings, with cross laminated timber (CLT) capable of obtaining the lowest GWP of timber structures [new 2].   CLT is a panelized timber product that has established itself as a viable and environmentally friendly building technology in Europe and is seeing increased use in the rest of the world </w:t>
      </w:r>
      <w:r w:rsidRPr="007B42A5">
        <w:t>[2, 3]</w:t>
      </w:r>
      <w:r w:rsidRPr="007B42A5">
        <w:rPr>
          <w:sz w:val="22"/>
          <w:szCs w:val="22"/>
        </w:rPr>
        <w:t xml:space="preserve">. It has widespread applications in medium rise to high rise buildings and provides numerous benefits such as modular construction, dimensional stability that decrease the overall construction time, and has superior fire performance to other building construction systems </w:t>
      </w:r>
      <w:r w:rsidRPr="007B42A5">
        <w:t>[4, 5] [6]</w:t>
      </w:r>
      <w:r w:rsidRPr="007B42A5">
        <w:rPr>
          <w:sz w:val="22"/>
          <w:szCs w:val="22"/>
        </w:rPr>
        <w:t>.  These benefits have created an opportunity for CLT to be used in rapidly growing urban areas where ease of construction is must.</w:t>
      </w:r>
    </w:p>
    <w:p w14:paraId="35498D12" w14:textId="77777777" w:rsidR="008E0B46" w:rsidRPr="007B42A5" w:rsidRDefault="008E0B46" w:rsidP="008E0B46">
      <w:pPr>
        <w:spacing w:line="285" w:lineRule="auto"/>
        <w:jc w:val="both"/>
        <w:rPr>
          <w:sz w:val="22"/>
          <w:szCs w:val="22"/>
        </w:rPr>
      </w:pPr>
    </w:p>
    <w:p w14:paraId="61B5CC6B" w14:textId="10323AFC" w:rsidR="008E0B46" w:rsidRPr="007B42A5" w:rsidRDefault="008E0B46" w:rsidP="008E0B46">
      <w:pPr>
        <w:spacing w:line="285" w:lineRule="auto"/>
        <w:jc w:val="both"/>
        <w:rPr>
          <w:sz w:val="22"/>
          <w:szCs w:val="22"/>
        </w:rPr>
      </w:pPr>
      <w:r w:rsidRPr="007B42A5">
        <w:rPr>
          <w:sz w:val="22"/>
          <w:szCs w:val="22"/>
        </w:rPr>
        <w:t>Unlike in Europe, CLT is not yet widely used in the United States despite current literature paving the way for the implementation of CLT. Most of the research being done with CLT</w:t>
      </w:r>
      <w:r w:rsidR="00E849DF">
        <w:rPr>
          <w:sz w:val="22"/>
          <w:szCs w:val="22"/>
        </w:rPr>
        <w:t xml:space="preserve"> is targeted at medium and high-</w:t>
      </w:r>
      <w:r w:rsidRPr="007B42A5">
        <w:rPr>
          <w:sz w:val="22"/>
          <w:szCs w:val="22"/>
        </w:rPr>
        <w:t>rise buil</w:t>
      </w:r>
      <w:r w:rsidR="00E849DF">
        <w:rPr>
          <w:sz w:val="22"/>
          <w:szCs w:val="22"/>
        </w:rPr>
        <w:t>dings. Pei et al, for instance,</w:t>
      </w:r>
      <w:r w:rsidRPr="007B42A5">
        <w:rPr>
          <w:sz w:val="22"/>
          <w:szCs w:val="22"/>
        </w:rPr>
        <w:t xml:space="preserve"> found that the economically viable market in the US is between 8~20 stories </w:t>
      </w:r>
      <w:r w:rsidRPr="007B42A5">
        <w:t>[7]</w:t>
      </w:r>
      <w:r w:rsidRPr="007B42A5">
        <w:rPr>
          <w:sz w:val="22"/>
          <w:szCs w:val="22"/>
        </w:rPr>
        <w:t xml:space="preserve">. Even though research on CLT in medium and low-rise building applications has increased in the US, research on the use of CLT in </w:t>
      </w:r>
      <w:r w:rsidR="00C7352B">
        <w:rPr>
          <w:sz w:val="22"/>
          <w:szCs w:val="22"/>
        </w:rPr>
        <w:t>single-family</w:t>
      </w:r>
      <w:r w:rsidRPr="007B42A5">
        <w:rPr>
          <w:sz w:val="22"/>
          <w:szCs w:val="22"/>
        </w:rPr>
        <w:t xml:space="preserve"> homes buildings lacks attention. Previous studies have evaluated the overall constru</w:t>
      </w:r>
      <w:r w:rsidR="007F5395">
        <w:rPr>
          <w:sz w:val="22"/>
          <w:szCs w:val="22"/>
        </w:rPr>
        <w:t xml:space="preserve">ction cost of building a </w:t>
      </w:r>
      <w:r w:rsidR="00C7352B">
        <w:rPr>
          <w:sz w:val="22"/>
          <w:szCs w:val="22"/>
        </w:rPr>
        <w:t>single-family</w:t>
      </w:r>
      <w:r w:rsidRPr="007B42A5">
        <w:rPr>
          <w:sz w:val="22"/>
          <w:szCs w:val="22"/>
        </w:rPr>
        <w:t xml:space="preserve"> home using CLT and have estimated the construction cost of CLT </w:t>
      </w:r>
      <w:r w:rsidR="00C7352B">
        <w:rPr>
          <w:sz w:val="22"/>
          <w:szCs w:val="22"/>
        </w:rPr>
        <w:t>single-family</w:t>
      </w:r>
      <w:r w:rsidRPr="007B42A5">
        <w:rPr>
          <w:sz w:val="22"/>
          <w:szCs w:val="22"/>
        </w:rPr>
        <w:t xml:space="preserve"> homes to be about 20% higher than comparable stud frame homes [8]. However, such studies have failed to numerically analyze the impact of energy use and/or hygrothermal performance on the feasibility of CLT constructions.</w:t>
      </w:r>
    </w:p>
    <w:p w14:paraId="16701FC2" w14:textId="77777777" w:rsidR="008E0B46" w:rsidRPr="007B42A5" w:rsidRDefault="008E0B46" w:rsidP="008E0B46">
      <w:pPr>
        <w:spacing w:line="285" w:lineRule="auto"/>
        <w:jc w:val="both"/>
        <w:rPr>
          <w:sz w:val="22"/>
          <w:szCs w:val="22"/>
        </w:rPr>
      </w:pPr>
    </w:p>
    <w:p w14:paraId="667F04C1" w14:textId="4D91E4BB" w:rsidR="008E0B46" w:rsidRPr="007B42A5" w:rsidRDefault="008E0B46" w:rsidP="008E0B46">
      <w:pPr>
        <w:spacing w:line="285" w:lineRule="auto"/>
        <w:jc w:val="both"/>
        <w:rPr>
          <w:sz w:val="22"/>
          <w:szCs w:val="22"/>
        </w:rPr>
      </w:pPr>
      <w:r w:rsidRPr="007B42A5">
        <w:rPr>
          <w:sz w:val="22"/>
          <w:szCs w:val="22"/>
        </w:rPr>
        <w:t xml:space="preserve">The previous results regarding high-rise CLT buildings suggest that </w:t>
      </w:r>
      <w:r w:rsidR="00C7352B">
        <w:rPr>
          <w:sz w:val="22"/>
          <w:szCs w:val="22"/>
        </w:rPr>
        <w:t>single-family</w:t>
      </w:r>
      <w:r w:rsidRPr="007B42A5">
        <w:rPr>
          <w:sz w:val="22"/>
          <w:szCs w:val="22"/>
        </w:rPr>
        <w:t xml:space="preserve"> homes could also make use from many of the benefits that CLT offers [9]</w:t>
      </w:r>
      <w:r w:rsidRPr="007B42A5">
        <w:rPr>
          <w:sz w:val="28"/>
          <w:szCs w:val="28"/>
        </w:rPr>
        <w:t xml:space="preserve">. </w:t>
      </w:r>
      <w:r w:rsidRPr="007B42A5">
        <w:rPr>
          <w:sz w:val="22"/>
          <w:szCs w:val="22"/>
        </w:rPr>
        <w:t xml:space="preserve">One of the benefits of working with CLT is reduced air leakage due to improved construction methods. CLT </w:t>
      </w:r>
      <w:r w:rsidR="00C7352B">
        <w:rPr>
          <w:sz w:val="22"/>
          <w:szCs w:val="22"/>
        </w:rPr>
        <w:t>single-family</w:t>
      </w:r>
      <w:r w:rsidRPr="007B42A5">
        <w:rPr>
          <w:sz w:val="22"/>
          <w:szCs w:val="22"/>
        </w:rPr>
        <w:t xml:space="preserve"> homes could prove more energy efficient than light wood stud frames constructions by providing tighter control of airflow in and out of a building</w:t>
      </w:r>
      <w:r w:rsidRPr="007B42A5">
        <w:rPr>
          <w:b/>
          <w:bCs/>
          <w:sz w:val="22"/>
          <w:szCs w:val="22"/>
        </w:rPr>
        <w:t>.</w:t>
      </w:r>
      <w:r w:rsidRPr="007B42A5">
        <w:rPr>
          <w:sz w:val="22"/>
          <w:szCs w:val="22"/>
        </w:rPr>
        <w:t xml:space="preserve"> High thermal mass gives rise to another set of benefits for CLT buildings. Given the susceptibility of </w:t>
      </w:r>
      <w:r w:rsidR="00C7352B">
        <w:rPr>
          <w:sz w:val="22"/>
          <w:szCs w:val="22"/>
        </w:rPr>
        <w:t>single-family</w:t>
      </w:r>
      <w:r w:rsidRPr="007B42A5">
        <w:rPr>
          <w:sz w:val="22"/>
          <w:szCs w:val="22"/>
        </w:rPr>
        <w:t xml:space="preserve"> homes to weather, the additional thermal mass of CLT panels could aid in regulating the indoor climate. By storing sensible heat, CLT creates an opportunity to control a built environment with reduced heating and cooling energy </w:t>
      </w:r>
      <w:r w:rsidRPr="007B42A5">
        <w:t>[10]</w:t>
      </w:r>
      <w:r w:rsidRPr="007B42A5">
        <w:rPr>
          <w:sz w:val="22"/>
          <w:szCs w:val="22"/>
        </w:rPr>
        <w:t xml:space="preserve">. Generally, homes in the U.S. have low thermal mass. Hence, they exhibit low storage potential </w:t>
      </w:r>
      <w:r w:rsidRPr="007B42A5">
        <w:t>[11, 12]</w:t>
      </w:r>
      <w:r w:rsidRPr="007B42A5">
        <w:rPr>
          <w:sz w:val="22"/>
          <w:szCs w:val="22"/>
        </w:rPr>
        <w:t xml:space="preserve">. In a similar manner to how phase change materials operate </w:t>
      </w:r>
      <w:r w:rsidRPr="007B42A5">
        <w:t>[13]</w:t>
      </w:r>
      <w:r w:rsidRPr="007B42A5">
        <w:rPr>
          <w:sz w:val="22"/>
          <w:szCs w:val="22"/>
        </w:rPr>
        <w:t xml:space="preserve">, a combination of thermal mass characteristics and programmable thermostats which cool the house during off-peak can store cooling energy and reduce the cooling electricity requirement during peak use. Studies with phase change materials achieve energy cost savings up to 25% </w:t>
      </w:r>
      <w:r w:rsidRPr="007B42A5">
        <w:t>[14, 15]</w:t>
      </w:r>
      <w:r w:rsidRPr="007B42A5">
        <w:rPr>
          <w:sz w:val="22"/>
          <w:szCs w:val="22"/>
        </w:rPr>
        <w:t xml:space="preserve"> </w:t>
      </w:r>
      <w:r w:rsidRPr="007B42A5">
        <w:t>[16]</w:t>
      </w:r>
      <w:r w:rsidRPr="007B42A5">
        <w:rPr>
          <w:sz w:val="22"/>
          <w:szCs w:val="22"/>
        </w:rPr>
        <w:t xml:space="preserve">. One caveat of this comparison is that since PCMs store thermal energy in the form of both the latent heat and sensible heat, the storage capacity of CLT is expected to be lower than PCMs since CLT is only able to store thermal energy in the form of sensible heat. Even so, the operating principles are similar enough to expectations of reasonable energy savings for CLT </w:t>
      </w:r>
      <w:r w:rsidR="00C7352B">
        <w:rPr>
          <w:sz w:val="22"/>
          <w:szCs w:val="22"/>
        </w:rPr>
        <w:t>single-family</w:t>
      </w:r>
      <w:r w:rsidRPr="007B42A5">
        <w:rPr>
          <w:sz w:val="22"/>
          <w:szCs w:val="22"/>
        </w:rPr>
        <w:t xml:space="preserve"> homes.</w:t>
      </w:r>
    </w:p>
    <w:p w14:paraId="31E6518E" w14:textId="77777777" w:rsidR="008E0B46" w:rsidRPr="007B42A5" w:rsidRDefault="008E0B46" w:rsidP="008E0B46">
      <w:pPr>
        <w:spacing w:line="285" w:lineRule="auto"/>
        <w:jc w:val="both"/>
        <w:rPr>
          <w:sz w:val="22"/>
          <w:szCs w:val="22"/>
        </w:rPr>
      </w:pPr>
    </w:p>
    <w:p w14:paraId="2299BA0F" w14:textId="1A781780" w:rsidR="000F3D81" w:rsidRPr="007B42A5" w:rsidRDefault="008E0B46" w:rsidP="000F3D81">
      <w:pPr>
        <w:pStyle w:val="NoSpacing"/>
        <w:rPr>
          <w:rFonts w:eastAsia="Calibri"/>
          <w:sz w:val="22"/>
          <w:szCs w:val="22"/>
        </w:rPr>
      </w:pPr>
      <w:r w:rsidRPr="007B42A5">
        <w:rPr>
          <w:sz w:val="22"/>
          <w:szCs w:val="22"/>
        </w:rPr>
        <w:lastRenderedPageBreak/>
        <w:t>Although CLT has the potential to r</w:t>
      </w:r>
      <w:r w:rsidR="0015592A">
        <w:rPr>
          <w:sz w:val="22"/>
          <w:szCs w:val="22"/>
        </w:rPr>
        <w:t xml:space="preserve">educe energy costs for a </w:t>
      </w:r>
      <w:r w:rsidR="00C7352B">
        <w:rPr>
          <w:sz w:val="22"/>
          <w:szCs w:val="22"/>
        </w:rPr>
        <w:t>single-family</w:t>
      </w:r>
      <w:r w:rsidR="0015592A">
        <w:rPr>
          <w:sz w:val="22"/>
          <w:szCs w:val="22"/>
        </w:rPr>
        <w:t xml:space="preserve"> home, CLT panels in a </w:t>
      </w:r>
      <w:r w:rsidR="00C7352B">
        <w:rPr>
          <w:sz w:val="22"/>
          <w:szCs w:val="22"/>
        </w:rPr>
        <w:t>single-family</w:t>
      </w:r>
      <w:r w:rsidRPr="007B42A5">
        <w:rPr>
          <w:sz w:val="22"/>
          <w:szCs w:val="22"/>
        </w:rPr>
        <w:t xml:space="preserve"> home will be more susceptible to the environment than CLT panels in a mid-rise building. This makes the hygrothermal performance of these buildings unclear. When designing and constructing mass timber buildings, </w:t>
      </w:r>
      <w:r w:rsidR="007F5395">
        <w:rPr>
          <w:sz w:val="22"/>
          <w:szCs w:val="22"/>
        </w:rPr>
        <w:t>engineers and architects must</w:t>
      </w:r>
      <w:r w:rsidRPr="007B42A5">
        <w:rPr>
          <w:sz w:val="22"/>
          <w:szCs w:val="22"/>
        </w:rPr>
        <w:t xml:space="preserve"> consider the long term hygroth</w:t>
      </w:r>
      <w:r w:rsidR="007F5395">
        <w:rPr>
          <w:sz w:val="22"/>
          <w:szCs w:val="22"/>
        </w:rPr>
        <w:t>ermal performance of CLT. I</w:t>
      </w:r>
      <w:r w:rsidRPr="007B42A5">
        <w:rPr>
          <w:sz w:val="22"/>
          <w:szCs w:val="22"/>
        </w:rPr>
        <w:t xml:space="preserve">ts performance structurally, thermally, and in terms of fire resistance are all closely related to moisture content and relative humidity. Previous research has found that CLT offers less air permeability and has a greater capacity for storing humidity in comparison to light-weight timber construction [17]. High relative humidity leads to </w:t>
      </w:r>
      <w:r w:rsidR="000F3D81">
        <w:rPr>
          <w:sz w:val="22"/>
          <w:szCs w:val="22"/>
        </w:rPr>
        <w:t>the risk of mold growth on wood-</w:t>
      </w:r>
      <w:r w:rsidRPr="007B42A5">
        <w:rPr>
          <w:sz w:val="22"/>
          <w:szCs w:val="22"/>
        </w:rPr>
        <w:t xml:space="preserve">based construction products, including CLT. </w:t>
      </w:r>
      <w:commentRangeStart w:id="1"/>
      <w:r w:rsidR="000F3D81">
        <w:rPr>
          <w:rFonts w:eastAsia="Calibri"/>
          <w:sz w:val="22"/>
          <w:szCs w:val="22"/>
        </w:rPr>
        <w:t>In wooden constructions</w:t>
      </w:r>
      <w:r w:rsidR="000F3D81" w:rsidRPr="007B42A5">
        <w:rPr>
          <w:rFonts w:eastAsia="Calibri"/>
          <w:sz w:val="22"/>
          <w:szCs w:val="22"/>
        </w:rPr>
        <w:t xml:space="preserve">, </w:t>
      </w:r>
      <w:commentRangeStart w:id="2"/>
      <w:commentRangeStart w:id="3"/>
      <w:r w:rsidR="000F3D81" w:rsidRPr="007B42A5">
        <w:rPr>
          <w:rFonts w:eastAsia="Calibri"/>
          <w:sz w:val="22"/>
          <w:szCs w:val="22"/>
        </w:rPr>
        <w:t>the</w:t>
      </w:r>
      <w:r w:rsidR="00912DF7">
        <w:rPr>
          <w:rFonts w:eastAsia="Calibri"/>
          <w:sz w:val="22"/>
          <w:szCs w:val="22"/>
        </w:rPr>
        <w:t xml:space="preserve"> surface</w:t>
      </w:r>
      <w:r w:rsidR="000F3D81" w:rsidRPr="007B42A5">
        <w:rPr>
          <w:rFonts w:eastAsia="Calibri"/>
          <w:sz w:val="22"/>
          <w:szCs w:val="22"/>
        </w:rPr>
        <w:t xml:space="preserve"> </w:t>
      </w:r>
      <w:r w:rsidR="000F3D81">
        <w:rPr>
          <w:rFonts w:eastAsia="Calibri"/>
          <w:sz w:val="22"/>
          <w:szCs w:val="22"/>
        </w:rPr>
        <w:t xml:space="preserve">relative </w:t>
      </w:r>
      <w:r w:rsidR="000F3D81" w:rsidRPr="007B42A5">
        <w:rPr>
          <w:rFonts w:eastAsia="Calibri"/>
          <w:sz w:val="22"/>
          <w:szCs w:val="22"/>
        </w:rPr>
        <w:t>humidity levels must be lower than 70% to prevent mold growth and rot</w:t>
      </w:r>
      <w:commentRangeEnd w:id="2"/>
      <w:r w:rsidR="000F3D81">
        <w:rPr>
          <w:rStyle w:val="CommentReference"/>
        </w:rPr>
        <w:commentReference w:id="2"/>
      </w:r>
      <w:commentRangeEnd w:id="3"/>
      <w:r w:rsidR="00912DF7">
        <w:rPr>
          <w:rStyle w:val="CommentReference"/>
        </w:rPr>
        <w:commentReference w:id="3"/>
      </w:r>
      <w:r w:rsidR="000F3D81">
        <w:rPr>
          <w:rFonts w:eastAsia="Calibri"/>
          <w:sz w:val="22"/>
          <w:szCs w:val="22"/>
        </w:rPr>
        <w:t>.</w:t>
      </w:r>
      <w:r w:rsidR="00912DF7">
        <w:rPr>
          <w:rFonts w:eastAsia="Calibri"/>
          <w:sz w:val="22"/>
          <w:szCs w:val="22"/>
        </w:rPr>
        <w:t>[L]</w:t>
      </w:r>
      <w:r w:rsidR="000F3D81" w:rsidRPr="007B42A5">
        <w:rPr>
          <w:rFonts w:eastAsia="Calibri"/>
          <w:sz w:val="22"/>
          <w:szCs w:val="22"/>
        </w:rPr>
        <w:t xml:space="preserve"> However, most lumber used in CLT panel assemblies </w:t>
      </w:r>
      <w:r w:rsidR="000F3D81">
        <w:rPr>
          <w:rFonts w:eastAsia="Calibri"/>
          <w:sz w:val="22"/>
          <w:szCs w:val="22"/>
        </w:rPr>
        <w:t>is</w:t>
      </w:r>
      <w:r w:rsidR="000F3D81" w:rsidRPr="007B42A5">
        <w:rPr>
          <w:rFonts w:eastAsia="Calibri"/>
          <w:sz w:val="22"/>
          <w:szCs w:val="22"/>
        </w:rPr>
        <w:t xml:space="preserve"> processed in accordance with ANSI/APA PRG 320, restricting relative humidity level below 65% at 68˚F. </w:t>
      </w:r>
      <w:commentRangeStart w:id="4"/>
      <w:r w:rsidR="000F3D81" w:rsidRPr="007B42A5">
        <w:rPr>
          <w:rFonts w:eastAsia="Calibri"/>
          <w:sz w:val="22"/>
          <w:szCs w:val="22"/>
        </w:rPr>
        <w:t>[</w:t>
      </w:r>
      <w:r w:rsidR="006835D0">
        <w:rPr>
          <w:rFonts w:eastAsia="Calibri"/>
          <w:sz w:val="22"/>
          <w:szCs w:val="22"/>
        </w:rPr>
        <w:t xml:space="preserve">was </w:t>
      </w:r>
      <w:r w:rsidR="000F3D81" w:rsidRPr="007B42A5">
        <w:rPr>
          <w:rFonts w:eastAsia="Calibri"/>
          <w:sz w:val="22"/>
          <w:szCs w:val="22"/>
        </w:rPr>
        <w:t>22]</w:t>
      </w:r>
      <w:commentRangeEnd w:id="4"/>
      <w:r w:rsidR="000F3D81" w:rsidRPr="007B42A5">
        <w:rPr>
          <w:rFonts w:eastAsia="Calibri"/>
          <w:sz w:val="22"/>
          <w:szCs w:val="22"/>
        </w:rPr>
        <w:t xml:space="preserve"> </w:t>
      </w:r>
      <w:r w:rsidR="000F3D81" w:rsidRPr="007B42A5">
        <w:rPr>
          <w:sz w:val="22"/>
          <w:szCs w:val="22"/>
        </w:rPr>
        <w:commentReference w:id="4"/>
      </w:r>
      <w:r w:rsidR="000F3D81" w:rsidRPr="007B42A5">
        <w:rPr>
          <w:rFonts w:eastAsia="Calibri"/>
          <w:sz w:val="22"/>
          <w:szCs w:val="22"/>
        </w:rPr>
        <w:t xml:space="preserve"> </w:t>
      </w:r>
      <w:commentRangeEnd w:id="1"/>
      <w:r w:rsidR="000F3D81">
        <w:rPr>
          <w:rStyle w:val="CommentReference"/>
        </w:rPr>
        <w:commentReference w:id="1"/>
      </w:r>
    </w:p>
    <w:p w14:paraId="6BD38E93" w14:textId="4F772631" w:rsidR="008E0B46" w:rsidRPr="007B42A5" w:rsidRDefault="008E0B46" w:rsidP="008E0B46">
      <w:pPr>
        <w:spacing w:line="285" w:lineRule="auto"/>
        <w:jc w:val="both"/>
        <w:rPr>
          <w:sz w:val="22"/>
          <w:szCs w:val="22"/>
        </w:rPr>
      </w:pPr>
      <w:r w:rsidRPr="007B42A5">
        <w:rPr>
          <w:sz w:val="22"/>
          <w:szCs w:val="22"/>
        </w:rPr>
        <w:t>Along with the risk of mold growth is the risk of losing</w:t>
      </w:r>
      <w:r w:rsidR="00EE6D54">
        <w:rPr>
          <w:sz w:val="22"/>
          <w:szCs w:val="22"/>
        </w:rPr>
        <w:t xml:space="preserve"> strength and stiffness of the p</w:t>
      </w:r>
      <w:r w:rsidRPr="007B42A5">
        <w:rPr>
          <w:sz w:val="22"/>
          <w:szCs w:val="22"/>
        </w:rPr>
        <w:t xml:space="preserve">anel. </w:t>
      </w:r>
      <w:r w:rsidR="00E849DF" w:rsidRPr="007B42A5">
        <w:rPr>
          <w:sz w:val="22"/>
          <w:szCs w:val="22"/>
        </w:rPr>
        <w:t>Previous</w:t>
      </w:r>
      <w:r w:rsidR="00EE6D54">
        <w:rPr>
          <w:sz w:val="22"/>
          <w:szCs w:val="22"/>
        </w:rPr>
        <w:t xml:space="preserve"> work has shown that</w:t>
      </w:r>
      <w:r w:rsidRPr="007B42A5">
        <w:rPr>
          <w:sz w:val="22"/>
          <w:szCs w:val="22"/>
        </w:rPr>
        <w:t xml:space="preserve"> moisture content caused by a relative humidity above 65% can reduce the stiffness in CLT [18]. Thus, it is in the scope of this study to understand the wet and dry process and the long-term moisture content in the key components of the multilayer mass timber constructions within CLT </w:t>
      </w:r>
      <w:r w:rsidR="00C7352B">
        <w:rPr>
          <w:sz w:val="22"/>
          <w:szCs w:val="22"/>
        </w:rPr>
        <w:t>single-family</w:t>
      </w:r>
      <w:r w:rsidRPr="007B42A5">
        <w:rPr>
          <w:sz w:val="22"/>
          <w:szCs w:val="22"/>
        </w:rPr>
        <w:t xml:space="preserve"> homes. This must tak</w:t>
      </w:r>
      <w:r w:rsidR="00902735" w:rsidRPr="007B42A5">
        <w:rPr>
          <w:sz w:val="22"/>
          <w:szCs w:val="22"/>
        </w:rPr>
        <w:t xml:space="preserve">e place across several climates in order </w:t>
      </w:r>
      <w:r w:rsidRPr="007B42A5">
        <w:rPr>
          <w:sz w:val="22"/>
          <w:szCs w:val="22"/>
        </w:rPr>
        <w:t xml:space="preserve">to effectively assess </w:t>
      </w:r>
      <w:r w:rsidR="00902735" w:rsidRPr="007B42A5">
        <w:rPr>
          <w:sz w:val="22"/>
          <w:szCs w:val="22"/>
        </w:rPr>
        <w:t xml:space="preserve">the </w:t>
      </w:r>
      <w:r w:rsidRPr="007B42A5">
        <w:rPr>
          <w:sz w:val="22"/>
          <w:szCs w:val="22"/>
        </w:rPr>
        <w:t>durability of these constructions. Additionally, it is necessary to determine whether the CLT homes in this study are feasible from a hygrothermal standpoint in both a constant setpoint and variable setpoint scenario.</w:t>
      </w:r>
    </w:p>
    <w:p w14:paraId="2E117D03" w14:textId="77777777" w:rsidR="008E0B46" w:rsidRPr="007B42A5" w:rsidRDefault="008E0B46" w:rsidP="008E0B46">
      <w:pPr>
        <w:spacing w:line="285" w:lineRule="auto"/>
        <w:jc w:val="both"/>
        <w:rPr>
          <w:sz w:val="22"/>
          <w:szCs w:val="22"/>
        </w:rPr>
      </w:pPr>
    </w:p>
    <w:p w14:paraId="6FF5AD3C" w14:textId="2969E513" w:rsidR="008E0B46" w:rsidRPr="007B42A5" w:rsidRDefault="008E0B46" w:rsidP="008E0B46">
      <w:pPr>
        <w:spacing w:line="285" w:lineRule="auto"/>
        <w:jc w:val="both"/>
        <w:rPr>
          <w:sz w:val="22"/>
          <w:szCs w:val="22"/>
        </w:rPr>
      </w:pPr>
      <w:r w:rsidRPr="007B42A5">
        <w:rPr>
          <w:sz w:val="22"/>
          <w:szCs w:val="22"/>
        </w:rPr>
        <w:t xml:space="preserve">The objective of this study is to investigate the roles of thermal mass and reduced infiltration in thermal performance CLT homes compared to typical wood stud frame constructions in three different climate zones in the United States. The contributions of this study are: (1) quantification of the benefits of thermal mass and reduced infiltration has on building energy use, (2) energy cost analysis for a combined strategy that includes precooling with a variable set-point schedule, CLT, and time-of-use residential electric plans and (3) hygrothermal analysis of CLT assembly when subjected to a constant and variable setpoints to determine the long term feasibility of CLT in a </w:t>
      </w:r>
      <w:r w:rsidR="00C7352B">
        <w:rPr>
          <w:sz w:val="22"/>
          <w:szCs w:val="22"/>
        </w:rPr>
        <w:t>single-family</w:t>
      </w:r>
      <w:r w:rsidRPr="007B42A5">
        <w:rPr>
          <w:sz w:val="22"/>
          <w:szCs w:val="22"/>
        </w:rPr>
        <w:t xml:space="preserve"> home provided the conditions of the energy performance models.</w:t>
      </w:r>
    </w:p>
    <w:p w14:paraId="00E9A36D" w14:textId="77777777" w:rsidR="00B32C55" w:rsidRPr="007B42A5" w:rsidRDefault="00B32C55">
      <w:pPr>
        <w:spacing w:line="285" w:lineRule="auto"/>
        <w:jc w:val="both"/>
        <w:rPr>
          <w:b/>
          <w:sz w:val="22"/>
          <w:szCs w:val="22"/>
        </w:rPr>
      </w:pPr>
    </w:p>
    <w:p w14:paraId="1E2F3E47" w14:textId="77777777" w:rsidR="00B32C55" w:rsidRPr="007B42A5" w:rsidRDefault="00B32C55">
      <w:pPr>
        <w:spacing w:line="285" w:lineRule="auto"/>
        <w:jc w:val="both"/>
        <w:rPr>
          <w:b/>
          <w:sz w:val="22"/>
          <w:szCs w:val="22"/>
        </w:rPr>
        <w:sectPr w:rsidR="00B32C55" w:rsidRPr="007B42A5">
          <w:type w:val="continuous"/>
          <w:pgSz w:w="12240" w:h="15840"/>
          <w:pgMar w:top="1440" w:right="1440" w:bottom="1440" w:left="1440" w:header="720" w:footer="720" w:gutter="0"/>
          <w:cols w:space="720"/>
        </w:sectPr>
      </w:pPr>
    </w:p>
    <w:p w14:paraId="1574EDAF" w14:textId="77777777" w:rsidR="00B32C55" w:rsidRPr="007B42A5" w:rsidRDefault="00CE4ED8">
      <w:pPr>
        <w:pStyle w:val="Heading1"/>
      </w:pPr>
      <w:r w:rsidRPr="007B42A5">
        <w:t>2. Methodology</w:t>
      </w:r>
    </w:p>
    <w:p w14:paraId="41CF00EB" w14:textId="77777777" w:rsidR="00B32C55" w:rsidRPr="007B42A5" w:rsidRDefault="00B32C55">
      <w:pPr>
        <w:spacing w:line="285" w:lineRule="auto"/>
        <w:jc w:val="both"/>
        <w:rPr>
          <w:b/>
          <w:sz w:val="22"/>
          <w:szCs w:val="22"/>
        </w:rPr>
      </w:pPr>
    </w:p>
    <w:p w14:paraId="3D630B41" w14:textId="77777777" w:rsidR="00195B18" w:rsidRPr="007B42A5" w:rsidRDefault="00CE4ED8" w:rsidP="00195B18">
      <w:pPr>
        <w:spacing w:line="285" w:lineRule="auto"/>
        <w:jc w:val="both"/>
        <w:rPr>
          <w:sz w:val="22"/>
          <w:szCs w:val="22"/>
        </w:rPr>
      </w:pPr>
      <w:r w:rsidRPr="007B42A5">
        <w:rPr>
          <w:sz w:val="22"/>
          <w:szCs w:val="22"/>
        </w:rPr>
        <w:t xml:space="preserve">The study compares the performance of a CLT home compare to a wood stud frame home in Sacramento, Phoenix and Boston. It combines building energy and hygrothermal </w:t>
      </w:r>
      <w:r w:rsidR="00195B18" w:rsidRPr="007B42A5">
        <w:rPr>
          <w:sz w:val="22"/>
          <w:szCs w:val="22"/>
        </w:rPr>
        <w:t>software:</w:t>
      </w:r>
    </w:p>
    <w:p w14:paraId="1BB39089" w14:textId="502B90F4" w:rsidR="00195B18" w:rsidRPr="007B42A5" w:rsidRDefault="00CE4ED8" w:rsidP="00075DF8">
      <w:pPr>
        <w:pStyle w:val="ListParagraph"/>
        <w:numPr>
          <w:ilvl w:val="0"/>
          <w:numId w:val="5"/>
        </w:numPr>
        <w:spacing w:line="285" w:lineRule="auto"/>
        <w:jc w:val="both"/>
        <w:rPr>
          <w:sz w:val="22"/>
          <w:szCs w:val="22"/>
        </w:rPr>
      </w:pPr>
      <w:r w:rsidRPr="007B42A5">
        <w:rPr>
          <w:sz w:val="22"/>
          <w:szCs w:val="22"/>
        </w:rPr>
        <w:t xml:space="preserve"> </w:t>
      </w:r>
      <w:r w:rsidR="00195B18" w:rsidRPr="007B42A5">
        <w:rPr>
          <w:sz w:val="22"/>
          <w:szCs w:val="22"/>
        </w:rPr>
        <w:t>Building Energy Optimization (</w:t>
      </w:r>
      <w:proofErr w:type="spellStart"/>
      <w:r w:rsidR="00195B18" w:rsidRPr="007B42A5">
        <w:rPr>
          <w:sz w:val="22"/>
          <w:szCs w:val="22"/>
        </w:rPr>
        <w:t>BEopt</w:t>
      </w:r>
      <w:proofErr w:type="spellEnd"/>
      <w:r w:rsidR="00195B18" w:rsidRPr="007B42A5">
        <w:rPr>
          <w:sz w:val="22"/>
          <w:szCs w:val="22"/>
        </w:rPr>
        <w:t xml:space="preserve">) version 2.5 to create models of </w:t>
      </w:r>
      <w:r w:rsidR="00C7352B">
        <w:rPr>
          <w:sz w:val="22"/>
          <w:szCs w:val="22"/>
        </w:rPr>
        <w:t>single-family</w:t>
      </w:r>
      <w:r w:rsidR="00195B18" w:rsidRPr="007B42A5">
        <w:rPr>
          <w:sz w:val="22"/>
          <w:szCs w:val="22"/>
        </w:rPr>
        <w:t xml:space="preserve"> homes. </w:t>
      </w:r>
      <w:proofErr w:type="spellStart"/>
      <w:r w:rsidR="00195B18" w:rsidRPr="007B42A5">
        <w:rPr>
          <w:sz w:val="22"/>
          <w:szCs w:val="22"/>
        </w:rPr>
        <w:t>BEopt</w:t>
      </w:r>
      <w:proofErr w:type="spellEnd"/>
      <w:r w:rsidR="00195B18" w:rsidRPr="007B42A5">
        <w:rPr>
          <w:sz w:val="22"/>
          <w:szCs w:val="22"/>
        </w:rPr>
        <w:t xml:space="preserve"> performs annual building energy simulations using </w:t>
      </w:r>
      <w:proofErr w:type="spellStart"/>
      <w:r w:rsidR="00195B18" w:rsidRPr="007B42A5">
        <w:rPr>
          <w:sz w:val="22"/>
          <w:szCs w:val="22"/>
        </w:rPr>
        <w:t>EnergyPlus</w:t>
      </w:r>
      <w:proofErr w:type="spellEnd"/>
      <w:r w:rsidR="00195B18" w:rsidRPr="007B42A5">
        <w:rPr>
          <w:sz w:val="22"/>
          <w:szCs w:val="22"/>
        </w:rPr>
        <w:t xml:space="preserve"> as the simulation engine and can also perform parametric or optimization analyses using a sequential search optimization technique to find cost-effective energy packages [20] (Christensen, Anderson et al. 2006). </w:t>
      </w:r>
      <w:proofErr w:type="spellStart"/>
      <w:r w:rsidR="00195B18" w:rsidRPr="007B42A5">
        <w:rPr>
          <w:sz w:val="22"/>
          <w:szCs w:val="22"/>
        </w:rPr>
        <w:t>EnergyPlus</w:t>
      </w:r>
      <w:proofErr w:type="spellEnd"/>
      <w:r w:rsidR="00195B18" w:rsidRPr="007B42A5">
        <w:rPr>
          <w:sz w:val="22"/>
          <w:szCs w:val="22"/>
        </w:rPr>
        <w:t xml:space="preserve"> is a whole building energy simulation program, which uses an integrated, simultaneous solution approach to solve for different heat transfers processed in and out of the built environment </w:t>
      </w:r>
    </w:p>
    <w:p w14:paraId="52BC9C07" w14:textId="1AD0E3D4" w:rsidR="00195B18" w:rsidRPr="007B42A5" w:rsidRDefault="00195B18" w:rsidP="00075DF8">
      <w:pPr>
        <w:pStyle w:val="ListParagraph"/>
        <w:numPr>
          <w:ilvl w:val="0"/>
          <w:numId w:val="5"/>
        </w:numPr>
        <w:spacing w:line="285" w:lineRule="auto"/>
        <w:jc w:val="both"/>
        <w:rPr>
          <w:sz w:val="22"/>
          <w:szCs w:val="22"/>
        </w:rPr>
      </w:pPr>
      <w:r w:rsidRPr="007B42A5">
        <w:rPr>
          <w:sz w:val="22"/>
          <w:szCs w:val="22"/>
        </w:rPr>
        <w:t xml:space="preserve">WUFI </w:t>
      </w:r>
      <w:r w:rsidR="00487268">
        <w:rPr>
          <w:sz w:val="22"/>
          <w:szCs w:val="22"/>
        </w:rPr>
        <w:t xml:space="preserve">Pro </w:t>
      </w:r>
      <w:r w:rsidRPr="007B42A5">
        <w:rPr>
          <w:sz w:val="22"/>
          <w:szCs w:val="22"/>
        </w:rPr>
        <w:t>v</w:t>
      </w:r>
      <w:r w:rsidR="008D5D54">
        <w:rPr>
          <w:sz w:val="22"/>
          <w:szCs w:val="22"/>
        </w:rPr>
        <w:t>ersion 6.2</w:t>
      </w:r>
      <w:r w:rsidRPr="007B42A5">
        <w:rPr>
          <w:sz w:val="22"/>
          <w:szCs w:val="22"/>
        </w:rPr>
        <w:t xml:space="preserve"> to perform </w:t>
      </w:r>
      <w:r w:rsidR="00075DF8" w:rsidRPr="007B42A5">
        <w:rPr>
          <w:sz w:val="22"/>
          <w:szCs w:val="22"/>
        </w:rPr>
        <w:t>h</w:t>
      </w:r>
      <w:r w:rsidRPr="007B42A5">
        <w:rPr>
          <w:sz w:val="22"/>
          <w:szCs w:val="22"/>
        </w:rPr>
        <w:t xml:space="preserve">ygrothermal simulation of the exterior walls, </w:t>
      </w:r>
      <w:r w:rsidR="008D5D54">
        <w:rPr>
          <w:sz w:val="22"/>
          <w:szCs w:val="22"/>
        </w:rPr>
        <w:t xml:space="preserve">attic and second level floor. WUFI </w:t>
      </w:r>
      <w:r w:rsidR="00487268">
        <w:rPr>
          <w:sz w:val="22"/>
          <w:szCs w:val="22"/>
        </w:rPr>
        <w:t xml:space="preserve">Pro </w:t>
      </w:r>
      <w:r w:rsidR="008D5D54">
        <w:rPr>
          <w:sz w:val="22"/>
          <w:szCs w:val="22"/>
        </w:rPr>
        <w:t xml:space="preserve">is a 1D software that takes an assembly and runs an hourly hygrothermal analysis on it based on given initial conditions and changes in the temperature, humidity, and overall climate on both sides of the assembly. Review of data from WUFI helps to determine the thermal and hygrothermal integrity of many different types of assemblies in many different climates. </w:t>
      </w:r>
    </w:p>
    <w:p w14:paraId="40DF9D0A" w14:textId="77777777" w:rsidR="00BE5B47" w:rsidRPr="007B42A5" w:rsidRDefault="00BE5B47" w:rsidP="00BE5B47">
      <w:pPr>
        <w:pStyle w:val="ListParagraph"/>
        <w:spacing w:line="285" w:lineRule="auto"/>
        <w:jc w:val="both"/>
        <w:rPr>
          <w:sz w:val="22"/>
          <w:szCs w:val="22"/>
        </w:rPr>
      </w:pPr>
    </w:p>
    <w:p w14:paraId="4255BCF5" w14:textId="0AF0860D" w:rsidR="00BE5B47" w:rsidRPr="007B42A5" w:rsidRDefault="00195B18" w:rsidP="00A10423">
      <w:pPr>
        <w:spacing w:line="285" w:lineRule="auto"/>
        <w:jc w:val="both"/>
        <w:rPr>
          <w:sz w:val="22"/>
          <w:szCs w:val="22"/>
        </w:rPr>
      </w:pPr>
      <w:r w:rsidRPr="007B42A5">
        <w:rPr>
          <w:sz w:val="22"/>
          <w:szCs w:val="22"/>
        </w:rPr>
        <w:t xml:space="preserve">These two </w:t>
      </w:r>
      <w:proofErr w:type="spellStart"/>
      <w:r w:rsidRPr="007B42A5">
        <w:rPr>
          <w:sz w:val="22"/>
          <w:szCs w:val="22"/>
        </w:rPr>
        <w:t>software</w:t>
      </w:r>
      <w:r w:rsidR="004C2BD5" w:rsidRPr="007B42A5">
        <w:rPr>
          <w:sz w:val="22"/>
          <w:szCs w:val="22"/>
        </w:rPr>
        <w:t>s</w:t>
      </w:r>
      <w:proofErr w:type="spellEnd"/>
      <w:r w:rsidRPr="007B42A5">
        <w:rPr>
          <w:sz w:val="22"/>
          <w:szCs w:val="22"/>
        </w:rPr>
        <w:t xml:space="preserve"> and the overall methodology </w:t>
      </w:r>
      <w:r w:rsidR="00902735" w:rsidRPr="007B42A5">
        <w:rPr>
          <w:sz w:val="22"/>
          <w:szCs w:val="22"/>
        </w:rPr>
        <w:t>of the study are</w:t>
      </w:r>
      <w:r w:rsidR="00BE5B47" w:rsidRPr="007B42A5">
        <w:rPr>
          <w:sz w:val="22"/>
          <w:szCs w:val="22"/>
        </w:rPr>
        <w:t xml:space="preserve"> described</w:t>
      </w:r>
      <w:r w:rsidR="008C3D6A" w:rsidRPr="007B42A5">
        <w:rPr>
          <w:sz w:val="22"/>
          <w:szCs w:val="22"/>
        </w:rPr>
        <w:t xml:space="preserve"> below</w:t>
      </w:r>
      <w:r w:rsidR="00902735" w:rsidRPr="007B42A5">
        <w:rPr>
          <w:sz w:val="22"/>
          <w:szCs w:val="22"/>
        </w:rPr>
        <w:t xml:space="preserve"> and in </w:t>
      </w:r>
      <w:r w:rsidR="00902735" w:rsidRPr="007B42A5">
        <w:rPr>
          <w:sz w:val="22"/>
          <w:szCs w:val="22"/>
        </w:rPr>
        <w:fldChar w:fldCharType="begin"/>
      </w:r>
      <w:r w:rsidR="00902735" w:rsidRPr="007B42A5">
        <w:rPr>
          <w:sz w:val="22"/>
          <w:szCs w:val="22"/>
        </w:rPr>
        <w:instrText xml:space="preserve"> REF _Ref522516677 \h </w:instrText>
      </w:r>
      <w:r w:rsidR="00902735" w:rsidRPr="007B42A5">
        <w:rPr>
          <w:sz w:val="22"/>
          <w:szCs w:val="22"/>
        </w:rPr>
      </w:r>
      <w:r w:rsidR="00902735" w:rsidRPr="007B42A5">
        <w:rPr>
          <w:sz w:val="22"/>
          <w:szCs w:val="22"/>
        </w:rPr>
        <w:fldChar w:fldCharType="separate"/>
      </w:r>
      <w:r w:rsidR="00C841E0" w:rsidRPr="008C3D6A">
        <w:rPr>
          <w:sz w:val="22"/>
          <w:szCs w:val="22"/>
        </w:rPr>
        <w:t xml:space="preserve">Figure </w:t>
      </w:r>
      <w:r w:rsidR="00C841E0">
        <w:rPr>
          <w:noProof/>
          <w:sz w:val="22"/>
          <w:szCs w:val="22"/>
        </w:rPr>
        <w:t>1</w:t>
      </w:r>
      <w:r w:rsidR="00902735" w:rsidRPr="007B42A5">
        <w:rPr>
          <w:sz w:val="22"/>
          <w:szCs w:val="22"/>
        </w:rPr>
        <w:fldChar w:fldCharType="end"/>
      </w:r>
      <w:r w:rsidR="00902735" w:rsidRPr="007B42A5">
        <w:rPr>
          <w:sz w:val="22"/>
          <w:szCs w:val="22"/>
        </w:rPr>
        <w:t>.</w:t>
      </w:r>
    </w:p>
    <w:p w14:paraId="65C6F3CA" w14:textId="77777777" w:rsidR="008C3D6A" w:rsidRPr="007B42A5" w:rsidRDefault="008C3D6A" w:rsidP="00A10423">
      <w:pPr>
        <w:spacing w:line="285" w:lineRule="auto"/>
        <w:jc w:val="both"/>
        <w:rPr>
          <w:sz w:val="22"/>
          <w:szCs w:val="22"/>
        </w:rPr>
      </w:pPr>
    </w:p>
    <w:p w14:paraId="1A34085C" w14:textId="261DDDC9" w:rsidR="004B6878" w:rsidRPr="007B42A5" w:rsidRDefault="00CE4ED8" w:rsidP="004B6878">
      <w:pPr>
        <w:pStyle w:val="ListParagraph"/>
        <w:numPr>
          <w:ilvl w:val="0"/>
          <w:numId w:val="8"/>
        </w:numPr>
        <w:pBdr>
          <w:top w:val="nil"/>
          <w:left w:val="nil"/>
          <w:bottom w:val="nil"/>
          <w:right w:val="nil"/>
          <w:between w:val="nil"/>
        </w:pBdr>
        <w:spacing w:line="285" w:lineRule="auto"/>
        <w:jc w:val="both"/>
        <w:rPr>
          <w:sz w:val="22"/>
          <w:szCs w:val="22"/>
        </w:rPr>
      </w:pPr>
      <w:r w:rsidRPr="007B42A5">
        <w:rPr>
          <w:sz w:val="22"/>
          <w:szCs w:val="22"/>
        </w:rPr>
        <w:t>Energy a</w:t>
      </w:r>
      <w:r w:rsidR="00BE5B47" w:rsidRPr="007B42A5">
        <w:rPr>
          <w:sz w:val="22"/>
          <w:szCs w:val="22"/>
        </w:rPr>
        <w:t>nalysis with constant setpoint</w:t>
      </w:r>
    </w:p>
    <w:p w14:paraId="5C585940" w14:textId="61242662" w:rsidR="00B32C55" w:rsidRPr="007B42A5" w:rsidRDefault="00CE4ED8" w:rsidP="004B6878">
      <w:pPr>
        <w:pBdr>
          <w:top w:val="nil"/>
          <w:left w:val="nil"/>
          <w:bottom w:val="nil"/>
          <w:right w:val="nil"/>
          <w:between w:val="nil"/>
        </w:pBdr>
        <w:spacing w:line="285" w:lineRule="auto"/>
        <w:contextualSpacing/>
        <w:jc w:val="both"/>
        <w:rPr>
          <w:sz w:val="22"/>
          <w:szCs w:val="22"/>
        </w:rPr>
      </w:pPr>
      <w:r w:rsidRPr="007B42A5">
        <w:rPr>
          <w:sz w:val="22"/>
          <w:szCs w:val="22"/>
        </w:rPr>
        <w:t xml:space="preserve">This step compares energy use for a CLT home with a reference that represents a typical </w:t>
      </w:r>
      <w:r w:rsidR="00C7352B">
        <w:rPr>
          <w:sz w:val="22"/>
          <w:szCs w:val="22"/>
        </w:rPr>
        <w:t>single-family</w:t>
      </w:r>
      <w:r w:rsidRPr="007B42A5">
        <w:rPr>
          <w:sz w:val="22"/>
          <w:szCs w:val="22"/>
        </w:rPr>
        <w:t xml:space="preserve"> home based on NREL </w:t>
      </w:r>
      <w:r w:rsidR="009A00AF" w:rsidRPr="007B42A5">
        <w:rPr>
          <w:sz w:val="22"/>
          <w:szCs w:val="22"/>
        </w:rPr>
        <w:t>H</w:t>
      </w:r>
      <w:r w:rsidRPr="007B42A5">
        <w:rPr>
          <w:sz w:val="22"/>
          <w:szCs w:val="22"/>
        </w:rPr>
        <w:t xml:space="preserve">ouse </w:t>
      </w:r>
      <w:r w:rsidR="009A00AF" w:rsidRPr="007B42A5">
        <w:rPr>
          <w:sz w:val="22"/>
          <w:szCs w:val="22"/>
        </w:rPr>
        <w:t>S</w:t>
      </w:r>
      <w:r w:rsidRPr="007B42A5">
        <w:rPr>
          <w:sz w:val="22"/>
          <w:szCs w:val="22"/>
        </w:rPr>
        <w:t xml:space="preserve">imulation </w:t>
      </w:r>
      <w:r w:rsidR="009A00AF" w:rsidRPr="007B42A5">
        <w:rPr>
          <w:sz w:val="22"/>
          <w:szCs w:val="22"/>
        </w:rPr>
        <w:t>P</w:t>
      </w:r>
      <w:r w:rsidR="00676230" w:rsidRPr="007B42A5">
        <w:rPr>
          <w:sz w:val="22"/>
          <w:szCs w:val="22"/>
        </w:rPr>
        <w:t>rotocols [</w:t>
      </w:r>
      <w:r w:rsidRPr="007B42A5">
        <w:rPr>
          <w:sz w:val="22"/>
          <w:szCs w:val="22"/>
        </w:rPr>
        <w:t>1</w:t>
      </w:r>
      <w:r w:rsidR="00710D39" w:rsidRPr="007B42A5">
        <w:rPr>
          <w:sz w:val="22"/>
          <w:szCs w:val="22"/>
        </w:rPr>
        <w:t>9</w:t>
      </w:r>
      <w:r w:rsidRPr="007B42A5">
        <w:rPr>
          <w:sz w:val="22"/>
          <w:szCs w:val="22"/>
        </w:rPr>
        <w:t>].</w:t>
      </w:r>
      <w:r w:rsidRPr="007B42A5">
        <w:rPr>
          <w:b/>
          <w:sz w:val="22"/>
          <w:szCs w:val="22"/>
        </w:rPr>
        <w:t xml:space="preserve"> </w:t>
      </w:r>
      <w:r w:rsidRPr="007B42A5">
        <w:rPr>
          <w:sz w:val="22"/>
          <w:szCs w:val="22"/>
        </w:rPr>
        <w:t xml:space="preserve">This step also analyzes the role infiltration has on CLT constructions by simulating a CLT home with its infiltration raised to the same level as a typical home. </w:t>
      </w:r>
    </w:p>
    <w:p w14:paraId="6B42D327" w14:textId="674342A6" w:rsidR="004B6878" w:rsidRPr="007B42A5" w:rsidRDefault="004B6878" w:rsidP="004B6878">
      <w:pPr>
        <w:pBdr>
          <w:top w:val="nil"/>
          <w:left w:val="nil"/>
          <w:bottom w:val="nil"/>
          <w:right w:val="nil"/>
          <w:between w:val="nil"/>
        </w:pBdr>
        <w:spacing w:line="285" w:lineRule="auto"/>
        <w:jc w:val="both"/>
        <w:rPr>
          <w:sz w:val="22"/>
          <w:szCs w:val="22"/>
        </w:rPr>
      </w:pPr>
    </w:p>
    <w:p w14:paraId="1A60CA8D" w14:textId="77777777" w:rsidR="004B6878" w:rsidRPr="007B42A5" w:rsidRDefault="004B6878" w:rsidP="004B6878">
      <w:pPr>
        <w:pBdr>
          <w:top w:val="nil"/>
          <w:left w:val="nil"/>
          <w:bottom w:val="nil"/>
          <w:right w:val="nil"/>
          <w:between w:val="nil"/>
        </w:pBdr>
        <w:spacing w:line="285" w:lineRule="auto"/>
        <w:jc w:val="both"/>
        <w:rPr>
          <w:sz w:val="22"/>
          <w:szCs w:val="22"/>
        </w:rPr>
      </w:pPr>
    </w:p>
    <w:p w14:paraId="5A7AE62A" w14:textId="5CA736E6" w:rsidR="00BE5B47" w:rsidRPr="007B42A5" w:rsidRDefault="00CE4ED8" w:rsidP="004B6878">
      <w:pPr>
        <w:pStyle w:val="ListParagraph"/>
        <w:numPr>
          <w:ilvl w:val="0"/>
          <w:numId w:val="8"/>
        </w:numPr>
        <w:pBdr>
          <w:top w:val="nil"/>
          <w:left w:val="nil"/>
          <w:bottom w:val="nil"/>
          <w:right w:val="nil"/>
          <w:between w:val="nil"/>
        </w:pBdr>
        <w:spacing w:line="285" w:lineRule="auto"/>
        <w:jc w:val="both"/>
        <w:rPr>
          <w:sz w:val="22"/>
          <w:szCs w:val="22"/>
        </w:rPr>
      </w:pPr>
      <w:r w:rsidRPr="007B42A5">
        <w:rPr>
          <w:sz w:val="22"/>
          <w:szCs w:val="22"/>
        </w:rPr>
        <w:t>Energy a</w:t>
      </w:r>
      <w:r w:rsidR="00BE5B47" w:rsidRPr="007B42A5">
        <w:rPr>
          <w:sz w:val="22"/>
          <w:szCs w:val="22"/>
        </w:rPr>
        <w:t>nalysis with variable setpoint</w:t>
      </w:r>
    </w:p>
    <w:p w14:paraId="6977AD5F" w14:textId="7B4D69B2" w:rsidR="00B32C55" w:rsidRPr="007B42A5" w:rsidRDefault="00BE5B47" w:rsidP="004B6878">
      <w:pPr>
        <w:pBdr>
          <w:top w:val="nil"/>
          <w:left w:val="nil"/>
          <w:bottom w:val="nil"/>
          <w:right w:val="nil"/>
          <w:between w:val="nil"/>
        </w:pBdr>
        <w:spacing w:line="285" w:lineRule="auto"/>
        <w:ind w:left="360"/>
        <w:contextualSpacing/>
        <w:jc w:val="both"/>
        <w:rPr>
          <w:sz w:val="22"/>
          <w:szCs w:val="22"/>
        </w:rPr>
      </w:pPr>
      <w:r w:rsidRPr="007B42A5">
        <w:rPr>
          <w:sz w:val="22"/>
          <w:szCs w:val="22"/>
        </w:rPr>
        <w:t xml:space="preserve">This </w:t>
      </w:r>
      <w:r w:rsidR="00CE4ED8" w:rsidRPr="007B42A5">
        <w:rPr>
          <w:sz w:val="22"/>
          <w:szCs w:val="22"/>
        </w:rPr>
        <w:t>step analyze</w:t>
      </w:r>
      <w:r w:rsidR="009A00AF" w:rsidRPr="007B42A5">
        <w:rPr>
          <w:sz w:val="22"/>
          <w:szCs w:val="22"/>
        </w:rPr>
        <w:t>s</w:t>
      </w:r>
      <w:r w:rsidR="00CE4ED8" w:rsidRPr="007B42A5">
        <w:rPr>
          <w:sz w:val="22"/>
          <w:szCs w:val="22"/>
        </w:rPr>
        <w:t xml:space="preserve"> the ability of CLT homes to reduce energy cost when variable electricity rates are available. </w:t>
      </w:r>
      <w:r w:rsidR="004B6878" w:rsidRPr="007B42A5">
        <w:rPr>
          <w:sz w:val="22"/>
          <w:szCs w:val="22"/>
        </w:rPr>
        <w:t>This occurs by introducing variable cooling setpoints into the homes in the simulations and comparing the results in the CLT and reference cases.</w:t>
      </w:r>
    </w:p>
    <w:p w14:paraId="3C53AEC6" w14:textId="13967985" w:rsidR="00BE5B47" w:rsidRPr="007B42A5" w:rsidRDefault="00BE5B47" w:rsidP="004B6878">
      <w:pPr>
        <w:rPr>
          <w:sz w:val="22"/>
          <w:szCs w:val="22"/>
        </w:rPr>
      </w:pPr>
    </w:p>
    <w:p w14:paraId="4DCB4023" w14:textId="56D93B14" w:rsidR="004B6878" w:rsidRPr="007B42A5" w:rsidRDefault="00BE5B47" w:rsidP="004B6878">
      <w:pPr>
        <w:pStyle w:val="ListParagraph"/>
        <w:numPr>
          <w:ilvl w:val="0"/>
          <w:numId w:val="8"/>
        </w:numPr>
        <w:pBdr>
          <w:top w:val="nil"/>
          <w:left w:val="nil"/>
          <w:bottom w:val="nil"/>
          <w:right w:val="nil"/>
          <w:between w:val="nil"/>
        </w:pBdr>
        <w:spacing w:line="285" w:lineRule="auto"/>
        <w:jc w:val="both"/>
        <w:rPr>
          <w:sz w:val="22"/>
          <w:szCs w:val="22"/>
        </w:rPr>
      </w:pPr>
      <w:r w:rsidRPr="007B42A5">
        <w:rPr>
          <w:sz w:val="22"/>
          <w:szCs w:val="22"/>
        </w:rPr>
        <w:t>Long term hygrothermal analysis</w:t>
      </w:r>
    </w:p>
    <w:p w14:paraId="477B160D" w14:textId="2A4320FF" w:rsidR="009A00AF" w:rsidRPr="007B42A5" w:rsidRDefault="00CE4ED8" w:rsidP="004B6878">
      <w:pPr>
        <w:pBdr>
          <w:top w:val="nil"/>
          <w:left w:val="nil"/>
          <w:bottom w:val="nil"/>
          <w:right w:val="nil"/>
          <w:between w:val="nil"/>
        </w:pBdr>
        <w:spacing w:line="285" w:lineRule="auto"/>
        <w:ind w:left="360"/>
        <w:contextualSpacing/>
        <w:jc w:val="both"/>
        <w:rPr>
          <w:sz w:val="22"/>
          <w:szCs w:val="22"/>
        </w:rPr>
      </w:pPr>
      <w:r w:rsidRPr="007B42A5">
        <w:rPr>
          <w:sz w:val="22"/>
          <w:szCs w:val="22"/>
        </w:rPr>
        <w:t xml:space="preserve">The third step analyzes </w:t>
      </w:r>
      <w:r w:rsidR="003C35A2" w:rsidRPr="007B42A5">
        <w:rPr>
          <w:sz w:val="22"/>
          <w:szCs w:val="22"/>
        </w:rPr>
        <w:t>and assess the impact</w:t>
      </w:r>
      <w:r w:rsidR="004B6878" w:rsidRPr="007B42A5">
        <w:rPr>
          <w:sz w:val="22"/>
          <w:szCs w:val="22"/>
        </w:rPr>
        <w:t xml:space="preserve"> that</w:t>
      </w:r>
      <w:r w:rsidR="003C35A2" w:rsidRPr="007B42A5">
        <w:rPr>
          <w:sz w:val="22"/>
          <w:szCs w:val="22"/>
        </w:rPr>
        <w:t xml:space="preserve"> precooling has on </w:t>
      </w:r>
      <w:r w:rsidRPr="007B42A5">
        <w:rPr>
          <w:sz w:val="22"/>
          <w:szCs w:val="22"/>
        </w:rPr>
        <w:t xml:space="preserve">the hygrothermal performance of CLT over a </w:t>
      </w:r>
      <w:r w:rsidR="00BA73D8">
        <w:rPr>
          <w:sz w:val="22"/>
          <w:szCs w:val="22"/>
        </w:rPr>
        <w:t>three</w:t>
      </w:r>
      <w:r w:rsidR="00676230" w:rsidRPr="007B42A5">
        <w:rPr>
          <w:sz w:val="22"/>
          <w:szCs w:val="22"/>
        </w:rPr>
        <w:t>-year</w:t>
      </w:r>
      <w:r w:rsidRPr="007B42A5">
        <w:rPr>
          <w:sz w:val="22"/>
          <w:szCs w:val="22"/>
        </w:rPr>
        <w:t xml:space="preserve"> period under the conditions generated during the steps 1 and 2. </w:t>
      </w:r>
      <w:r w:rsidR="004B6878" w:rsidRPr="007B42A5">
        <w:rPr>
          <w:sz w:val="22"/>
          <w:szCs w:val="22"/>
        </w:rPr>
        <w:t xml:space="preserve">This study </w:t>
      </w:r>
      <w:proofErr w:type="gramStart"/>
      <w:r w:rsidR="004B6878" w:rsidRPr="007B42A5">
        <w:rPr>
          <w:sz w:val="22"/>
          <w:szCs w:val="22"/>
        </w:rPr>
        <w:t>looks into</w:t>
      </w:r>
      <w:proofErr w:type="gramEnd"/>
      <w:r w:rsidR="004B6878" w:rsidRPr="007B42A5">
        <w:rPr>
          <w:sz w:val="22"/>
          <w:szCs w:val="22"/>
        </w:rPr>
        <w:t xml:space="preserve"> the</w:t>
      </w:r>
      <w:r w:rsidRPr="007B42A5">
        <w:rPr>
          <w:sz w:val="22"/>
          <w:szCs w:val="22"/>
        </w:rPr>
        <w:t xml:space="preserve"> humidity and temperature in the CLT wall, floor, and attic assemblies over a three-year period.  </w:t>
      </w:r>
    </w:p>
    <w:p w14:paraId="5809D786" w14:textId="77777777" w:rsidR="009A00AF" w:rsidRPr="007B42A5" w:rsidRDefault="009A00AF">
      <w:pPr>
        <w:spacing w:line="285" w:lineRule="auto"/>
        <w:jc w:val="both"/>
        <w:rPr>
          <w:sz w:val="22"/>
          <w:szCs w:val="22"/>
        </w:rPr>
      </w:pPr>
    </w:p>
    <w:p w14:paraId="0C9E119D" w14:textId="0520673B" w:rsidR="00B32C55" w:rsidRPr="007B42A5" w:rsidRDefault="00CE4ED8">
      <w:pPr>
        <w:spacing w:line="285" w:lineRule="auto"/>
        <w:jc w:val="both"/>
        <w:rPr>
          <w:sz w:val="22"/>
          <w:szCs w:val="22"/>
        </w:rPr>
      </w:pPr>
      <w:r w:rsidRPr="007B42A5">
        <w:rPr>
          <w:sz w:val="22"/>
          <w:szCs w:val="22"/>
        </w:rPr>
        <w:t xml:space="preserve">The data flow </w:t>
      </w:r>
      <w:r w:rsidR="008C3D6A" w:rsidRPr="007B42A5">
        <w:rPr>
          <w:sz w:val="22"/>
          <w:szCs w:val="22"/>
        </w:rPr>
        <w:t xml:space="preserve">in this study </w:t>
      </w:r>
      <w:r w:rsidR="003C35A2" w:rsidRPr="007B42A5">
        <w:rPr>
          <w:sz w:val="22"/>
          <w:szCs w:val="22"/>
        </w:rPr>
        <w:t xml:space="preserve">is </w:t>
      </w:r>
      <w:r w:rsidR="008C3D6A" w:rsidRPr="007B42A5">
        <w:rPr>
          <w:sz w:val="22"/>
          <w:szCs w:val="22"/>
        </w:rPr>
        <w:t>as follows:</w:t>
      </w:r>
    </w:p>
    <w:p w14:paraId="27167706" w14:textId="77777777" w:rsidR="00B32C55" w:rsidRPr="007B42A5" w:rsidRDefault="00CE4ED8">
      <w:pPr>
        <w:numPr>
          <w:ilvl w:val="0"/>
          <w:numId w:val="3"/>
        </w:numPr>
        <w:pBdr>
          <w:top w:val="nil"/>
          <w:left w:val="nil"/>
          <w:bottom w:val="nil"/>
          <w:right w:val="nil"/>
          <w:between w:val="nil"/>
        </w:pBdr>
        <w:spacing w:line="285" w:lineRule="auto"/>
        <w:contextualSpacing/>
        <w:jc w:val="both"/>
        <w:rPr>
          <w:sz w:val="22"/>
          <w:szCs w:val="22"/>
        </w:rPr>
      </w:pPr>
      <w:proofErr w:type="spellStart"/>
      <w:r w:rsidRPr="007B42A5">
        <w:rPr>
          <w:sz w:val="22"/>
          <w:szCs w:val="22"/>
        </w:rPr>
        <w:t>BEopt</w:t>
      </w:r>
      <w:proofErr w:type="spellEnd"/>
      <w:r w:rsidRPr="007B42A5">
        <w:rPr>
          <w:sz w:val="22"/>
          <w:szCs w:val="22"/>
        </w:rPr>
        <w:t xml:space="preserve"> generates models of the reference home, the low infiltration CLT home, and the high infiltration CLT home for both constant and variable cooling setpoint schedules.</w:t>
      </w:r>
    </w:p>
    <w:p w14:paraId="23E0E37E" w14:textId="33578436" w:rsidR="00B32C55" w:rsidRPr="007B42A5" w:rsidRDefault="00CE4ED8">
      <w:pPr>
        <w:numPr>
          <w:ilvl w:val="0"/>
          <w:numId w:val="3"/>
        </w:numPr>
        <w:pBdr>
          <w:top w:val="nil"/>
          <w:left w:val="nil"/>
          <w:bottom w:val="nil"/>
          <w:right w:val="nil"/>
          <w:between w:val="nil"/>
        </w:pBdr>
        <w:spacing w:line="285" w:lineRule="auto"/>
        <w:contextualSpacing/>
        <w:jc w:val="both"/>
        <w:rPr>
          <w:sz w:val="22"/>
          <w:szCs w:val="22"/>
        </w:rPr>
      </w:pPr>
      <w:proofErr w:type="spellStart"/>
      <w:r w:rsidRPr="007B42A5">
        <w:rPr>
          <w:sz w:val="22"/>
          <w:szCs w:val="22"/>
        </w:rPr>
        <w:t>E</w:t>
      </w:r>
      <w:r w:rsidR="00195B18" w:rsidRPr="007B42A5">
        <w:rPr>
          <w:sz w:val="22"/>
          <w:szCs w:val="22"/>
        </w:rPr>
        <w:t>nergyPlus</w:t>
      </w:r>
      <w:proofErr w:type="spellEnd"/>
      <w:r w:rsidRPr="007B42A5">
        <w:rPr>
          <w:sz w:val="22"/>
          <w:szCs w:val="22"/>
        </w:rPr>
        <w:t xml:space="preserve"> uses the models from </w:t>
      </w:r>
      <w:proofErr w:type="spellStart"/>
      <w:r w:rsidRPr="007B42A5">
        <w:rPr>
          <w:sz w:val="22"/>
          <w:szCs w:val="22"/>
        </w:rPr>
        <w:t>BEopt</w:t>
      </w:r>
      <w:proofErr w:type="spellEnd"/>
      <w:r w:rsidRPr="007B42A5">
        <w:rPr>
          <w:sz w:val="22"/>
          <w:szCs w:val="22"/>
        </w:rPr>
        <w:t xml:space="preserve"> along with TMY3 weather files as inputs and produces hourly energy data for a one-year period as an output.</w:t>
      </w:r>
    </w:p>
    <w:p w14:paraId="0584291A" w14:textId="6FFF99A2" w:rsidR="003C35A2" w:rsidRPr="007B42A5" w:rsidRDefault="00195B18" w:rsidP="003C35A2">
      <w:pPr>
        <w:pStyle w:val="ListParagraph"/>
        <w:numPr>
          <w:ilvl w:val="0"/>
          <w:numId w:val="3"/>
        </w:numPr>
        <w:pBdr>
          <w:top w:val="nil"/>
          <w:left w:val="nil"/>
          <w:bottom w:val="nil"/>
          <w:right w:val="nil"/>
          <w:between w:val="nil"/>
        </w:pBdr>
        <w:spacing w:line="285" w:lineRule="auto"/>
        <w:jc w:val="both"/>
        <w:rPr>
          <w:sz w:val="22"/>
          <w:szCs w:val="22"/>
        </w:rPr>
      </w:pPr>
      <w:r w:rsidRPr="007B42A5">
        <w:rPr>
          <w:sz w:val="22"/>
          <w:szCs w:val="22"/>
        </w:rPr>
        <w:t xml:space="preserve">A </w:t>
      </w:r>
      <w:r w:rsidR="003C35A2" w:rsidRPr="007B42A5">
        <w:rPr>
          <w:sz w:val="22"/>
          <w:szCs w:val="22"/>
        </w:rPr>
        <w:t xml:space="preserve">Python </w:t>
      </w:r>
      <w:r w:rsidRPr="007B42A5">
        <w:rPr>
          <w:sz w:val="22"/>
          <w:szCs w:val="22"/>
        </w:rPr>
        <w:t xml:space="preserve">script </w:t>
      </w:r>
      <w:r w:rsidR="003C35A2" w:rsidRPr="007B42A5">
        <w:rPr>
          <w:sz w:val="22"/>
          <w:szCs w:val="22"/>
        </w:rPr>
        <w:t>uses the variable setp</w:t>
      </w:r>
      <w:r w:rsidR="004B6878" w:rsidRPr="007B42A5">
        <w:rPr>
          <w:sz w:val="22"/>
          <w:szCs w:val="22"/>
        </w:rPr>
        <w:t xml:space="preserve">oint </w:t>
      </w:r>
      <w:proofErr w:type="spellStart"/>
      <w:r w:rsidR="004B6878" w:rsidRPr="007B42A5">
        <w:rPr>
          <w:sz w:val="22"/>
          <w:szCs w:val="22"/>
        </w:rPr>
        <w:t>EnergyPlus</w:t>
      </w:r>
      <w:proofErr w:type="spellEnd"/>
      <w:r w:rsidR="003C35A2" w:rsidRPr="007B42A5">
        <w:rPr>
          <w:sz w:val="22"/>
          <w:szCs w:val="22"/>
        </w:rPr>
        <w:t xml:space="preserve"> simulation data to calculate annual energy use with time-of-use price schedules. </w:t>
      </w:r>
    </w:p>
    <w:p w14:paraId="3A297322" w14:textId="34136247" w:rsidR="00B32C55" w:rsidRPr="007B42A5" w:rsidRDefault="00CE4ED8">
      <w:pPr>
        <w:numPr>
          <w:ilvl w:val="0"/>
          <w:numId w:val="3"/>
        </w:numPr>
        <w:pBdr>
          <w:top w:val="nil"/>
          <w:left w:val="nil"/>
          <w:bottom w:val="nil"/>
          <w:right w:val="nil"/>
          <w:between w:val="nil"/>
        </w:pBdr>
        <w:spacing w:line="285" w:lineRule="auto"/>
        <w:contextualSpacing/>
        <w:jc w:val="both"/>
        <w:rPr>
          <w:sz w:val="22"/>
          <w:szCs w:val="22"/>
        </w:rPr>
      </w:pPr>
      <w:r w:rsidRPr="007B42A5">
        <w:rPr>
          <w:sz w:val="22"/>
          <w:szCs w:val="22"/>
        </w:rPr>
        <w:t>WUFI Pro uses the CLT construction</w:t>
      </w:r>
      <w:r w:rsidR="00195B18" w:rsidRPr="007B42A5">
        <w:rPr>
          <w:sz w:val="22"/>
          <w:szCs w:val="22"/>
        </w:rPr>
        <w:t xml:space="preserve"> assembly properties</w:t>
      </w:r>
      <w:r w:rsidR="007D371D" w:rsidRPr="007B42A5">
        <w:rPr>
          <w:sz w:val="22"/>
          <w:szCs w:val="22"/>
        </w:rPr>
        <w:t xml:space="preserve">, </w:t>
      </w:r>
      <w:r w:rsidRPr="007B42A5">
        <w:rPr>
          <w:sz w:val="22"/>
          <w:szCs w:val="22"/>
        </w:rPr>
        <w:t xml:space="preserve">the </w:t>
      </w:r>
      <w:proofErr w:type="spellStart"/>
      <w:r w:rsidRPr="007B42A5">
        <w:rPr>
          <w:sz w:val="22"/>
          <w:szCs w:val="22"/>
        </w:rPr>
        <w:t>E</w:t>
      </w:r>
      <w:r w:rsidR="00195B18" w:rsidRPr="007B42A5">
        <w:rPr>
          <w:sz w:val="22"/>
          <w:szCs w:val="22"/>
        </w:rPr>
        <w:t>nergyPlus</w:t>
      </w:r>
      <w:proofErr w:type="spellEnd"/>
      <w:r w:rsidRPr="007B42A5">
        <w:rPr>
          <w:sz w:val="22"/>
          <w:szCs w:val="22"/>
        </w:rPr>
        <w:t xml:space="preserve"> </w:t>
      </w:r>
      <w:r w:rsidR="00195B18" w:rsidRPr="007B42A5">
        <w:rPr>
          <w:sz w:val="22"/>
          <w:szCs w:val="22"/>
        </w:rPr>
        <w:t>predicted indoor</w:t>
      </w:r>
      <w:r w:rsidR="007D371D" w:rsidRPr="007B42A5">
        <w:rPr>
          <w:sz w:val="22"/>
          <w:szCs w:val="22"/>
        </w:rPr>
        <w:t xml:space="preserve"> </w:t>
      </w:r>
      <w:r w:rsidR="003C35A2" w:rsidRPr="007B42A5">
        <w:rPr>
          <w:sz w:val="22"/>
          <w:szCs w:val="22"/>
        </w:rPr>
        <w:t>air temperature and relative humidity, and WUFI/ASHRAE weather data</w:t>
      </w:r>
      <w:r w:rsidRPr="007B42A5">
        <w:rPr>
          <w:sz w:val="22"/>
          <w:szCs w:val="22"/>
        </w:rPr>
        <w:t xml:space="preserve"> inputs </w:t>
      </w:r>
      <w:r w:rsidR="00195B18" w:rsidRPr="007B42A5">
        <w:rPr>
          <w:sz w:val="22"/>
          <w:szCs w:val="22"/>
        </w:rPr>
        <w:t>to</w:t>
      </w:r>
      <w:r w:rsidRPr="007B42A5">
        <w:rPr>
          <w:sz w:val="22"/>
          <w:szCs w:val="22"/>
        </w:rPr>
        <w:t xml:space="preserve"> produce hour</w:t>
      </w:r>
      <w:r w:rsidR="009E203B" w:rsidRPr="007B42A5">
        <w:rPr>
          <w:sz w:val="22"/>
          <w:szCs w:val="22"/>
        </w:rPr>
        <w:t xml:space="preserve">ly hygrothermal data for </w:t>
      </w:r>
      <w:r w:rsidR="00487268">
        <w:rPr>
          <w:sz w:val="22"/>
          <w:szCs w:val="22"/>
        </w:rPr>
        <w:t>a three</w:t>
      </w:r>
      <w:r w:rsidR="009E203B" w:rsidRPr="007B42A5">
        <w:rPr>
          <w:sz w:val="22"/>
          <w:szCs w:val="22"/>
        </w:rPr>
        <w:t>-</w:t>
      </w:r>
      <w:r w:rsidRPr="007B42A5">
        <w:rPr>
          <w:sz w:val="22"/>
          <w:szCs w:val="22"/>
        </w:rPr>
        <w:t>year</w:t>
      </w:r>
      <w:r w:rsidR="00CC5B04" w:rsidRPr="007B42A5">
        <w:t xml:space="preserve"> </w:t>
      </w:r>
      <w:r w:rsidRPr="007B42A5">
        <w:rPr>
          <w:sz w:val="22"/>
          <w:szCs w:val="22"/>
        </w:rPr>
        <w:t>period as an output.</w:t>
      </w:r>
    </w:p>
    <w:p w14:paraId="6332AB07" w14:textId="1BCD3459" w:rsidR="00B32C55" w:rsidRPr="007B42A5" w:rsidRDefault="00195B18">
      <w:pPr>
        <w:numPr>
          <w:ilvl w:val="0"/>
          <w:numId w:val="3"/>
        </w:numPr>
        <w:pBdr>
          <w:top w:val="nil"/>
          <w:left w:val="nil"/>
          <w:bottom w:val="nil"/>
          <w:right w:val="nil"/>
          <w:between w:val="nil"/>
        </w:pBdr>
        <w:spacing w:line="285" w:lineRule="auto"/>
        <w:contextualSpacing/>
        <w:jc w:val="both"/>
        <w:rPr>
          <w:sz w:val="22"/>
          <w:szCs w:val="22"/>
        </w:rPr>
      </w:pPr>
      <w:r w:rsidRPr="007B42A5">
        <w:rPr>
          <w:sz w:val="22"/>
          <w:szCs w:val="22"/>
        </w:rPr>
        <w:t xml:space="preserve">Final post-processing of hygrothermal data is done in </w:t>
      </w:r>
      <w:r w:rsidR="00CE4ED8" w:rsidRPr="007B42A5">
        <w:rPr>
          <w:sz w:val="22"/>
          <w:szCs w:val="22"/>
        </w:rPr>
        <w:t>MATLAB and Excel.</w:t>
      </w:r>
    </w:p>
    <w:p w14:paraId="2A5DEC29" w14:textId="66F68D33" w:rsidR="008C3D6A" w:rsidRPr="007B42A5" w:rsidRDefault="008C3D6A" w:rsidP="008C3D6A">
      <w:pPr>
        <w:pBdr>
          <w:top w:val="nil"/>
          <w:left w:val="nil"/>
          <w:bottom w:val="nil"/>
          <w:right w:val="nil"/>
          <w:between w:val="nil"/>
        </w:pBdr>
        <w:spacing w:line="285" w:lineRule="auto"/>
        <w:contextualSpacing/>
        <w:jc w:val="both"/>
        <w:rPr>
          <w:sz w:val="22"/>
          <w:szCs w:val="22"/>
        </w:rPr>
      </w:pPr>
      <w:r w:rsidRPr="007B42A5">
        <w:rPr>
          <w:noProof/>
          <w:sz w:val="22"/>
          <w:szCs w:val="22"/>
        </w:rPr>
        <w:lastRenderedPageBreak/>
        <mc:AlternateContent>
          <mc:Choice Requires="wpg">
            <w:drawing>
              <wp:anchor distT="0" distB="0" distL="114300" distR="114300" simplePos="0" relativeHeight="251659776" behindDoc="0" locked="0" layoutInCell="1" allowOverlap="1" wp14:anchorId="1EE2F6BE" wp14:editId="0508DC1F">
                <wp:simplePos x="0" y="0"/>
                <wp:positionH relativeFrom="margin">
                  <wp:align>center</wp:align>
                </wp:positionH>
                <wp:positionV relativeFrom="paragraph">
                  <wp:posOffset>349250</wp:posOffset>
                </wp:positionV>
                <wp:extent cx="4392295" cy="2764155"/>
                <wp:effectExtent l="0" t="0" r="8255" b="0"/>
                <wp:wrapTopAndBottom/>
                <wp:docPr id="8" name="Group 8"/>
                <wp:cNvGraphicFramePr/>
                <a:graphic xmlns:a="http://schemas.openxmlformats.org/drawingml/2006/main">
                  <a:graphicData uri="http://schemas.microsoft.com/office/word/2010/wordprocessingGroup">
                    <wpg:wgp>
                      <wpg:cNvGrpSpPr/>
                      <wpg:grpSpPr>
                        <a:xfrm>
                          <a:off x="0" y="0"/>
                          <a:ext cx="4392295" cy="2764155"/>
                          <a:chOff x="0" y="0"/>
                          <a:chExt cx="4392295" cy="2764155"/>
                        </a:xfrm>
                      </wpg:grpSpPr>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2295" cy="2421255"/>
                          </a:xfrm>
                          <a:prstGeom prst="rect">
                            <a:avLst/>
                          </a:prstGeom>
                          <a:noFill/>
                        </pic:spPr>
                      </pic:pic>
                      <wps:wsp>
                        <wps:cNvPr id="1" name="Text Box 1"/>
                        <wps:cNvSpPr txBox="1"/>
                        <wps:spPr>
                          <a:xfrm>
                            <a:off x="0" y="2476500"/>
                            <a:ext cx="4392295" cy="287655"/>
                          </a:xfrm>
                          <a:prstGeom prst="rect">
                            <a:avLst/>
                          </a:prstGeom>
                          <a:solidFill>
                            <a:prstClr val="white"/>
                          </a:solidFill>
                          <a:ln>
                            <a:noFill/>
                          </a:ln>
                        </wps:spPr>
                        <wps:txbx>
                          <w:txbxContent>
                            <w:p w14:paraId="00321284" w14:textId="1A664FBB" w:rsidR="000F3D81" w:rsidRPr="008C3D6A" w:rsidRDefault="000F3D81" w:rsidP="008C3D6A">
                              <w:pPr>
                                <w:pStyle w:val="Caption"/>
                                <w:jc w:val="center"/>
                                <w:rPr>
                                  <w:noProof/>
                                  <w:color w:val="auto"/>
                                  <w:sz w:val="22"/>
                                  <w:szCs w:val="22"/>
                                </w:rPr>
                              </w:pPr>
                              <w:bookmarkStart w:id="5" w:name="_Ref522516677"/>
                              <w:bookmarkStart w:id="6" w:name="_Ref522516670"/>
                              <w:r w:rsidRPr="008C3D6A">
                                <w:rPr>
                                  <w:color w:val="auto"/>
                                  <w:sz w:val="22"/>
                                  <w:szCs w:val="22"/>
                                </w:rPr>
                                <w:t xml:space="preserve">Figure </w:t>
                              </w:r>
                              <w:r w:rsidRPr="008C3D6A">
                                <w:rPr>
                                  <w:color w:val="auto"/>
                                  <w:sz w:val="22"/>
                                  <w:szCs w:val="22"/>
                                </w:rPr>
                                <w:fldChar w:fldCharType="begin"/>
                              </w:r>
                              <w:r w:rsidRPr="008C3D6A">
                                <w:rPr>
                                  <w:color w:val="auto"/>
                                  <w:sz w:val="22"/>
                                  <w:szCs w:val="22"/>
                                </w:rPr>
                                <w:instrText xml:space="preserve"> SEQ Figure \* ARABIC </w:instrText>
                              </w:r>
                              <w:r w:rsidRPr="008C3D6A">
                                <w:rPr>
                                  <w:color w:val="auto"/>
                                  <w:sz w:val="22"/>
                                  <w:szCs w:val="22"/>
                                </w:rPr>
                                <w:fldChar w:fldCharType="separate"/>
                              </w:r>
                              <w:r>
                                <w:rPr>
                                  <w:noProof/>
                                  <w:color w:val="auto"/>
                                  <w:sz w:val="22"/>
                                  <w:szCs w:val="22"/>
                                </w:rPr>
                                <w:t>1</w:t>
                              </w:r>
                              <w:r w:rsidRPr="008C3D6A">
                                <w:rPr>
                                  <w:color w:val="auto"/>
                                  <w:sz w:val="22"/>
                                  <w:szCs w:val="22"/>
                                </w:rPr>
                                <w:fldChar w:fldCharType="end"/>
                              </w:r>
                              <w:bookmarkEnd w:id="5"/>
                              <w:r>
                                <w:rPr>
                                  <w:color w:val="auto"/>
                                  <w:sz w:val="22"/>
                                  <w:szCs w:val="22"/>
                                </w:rPr>
                                <w:t xml:space="preserve">: Data flow between software packages </w:t>
                              </w:r>
                              <w:r w:rsidRPr="008C3D6A">
                                <w:rPr>
                                  <w:color w:val="auto"/>
                                  <w:sz w:val="22"/>
                                  <w:szCs w:val="22"/>
                                </w:rPr>
                                <w:t>and final analysis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E2F6BE" id="Group 8" o:spid="_x0000_s1026" style="position:absolute;left:0;text-align:left;margin-left:0;margin-top:27.5pt;width:345.85pt;height:217.65pt;z-index:251659776;mso-position-horizontal:center;mso-position-horizontal-relative:margin" coordsize="43922,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3922;height:2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Text Box 1" o:spid="_x0000_s1028" type="#_x0000_t202" style="position:absolute;top:24765;width:4392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0321284" w14:textId="1A664FBB" w:rsidR="000F3D81" w:rsidRPr="008C3D6A" w:rsidRDefault="000F3D81" w:rsidP="008C3D6A">
                        <w:pPr>
                          <w:pStyle w:val="Caption"/>
                          <w:jc w:val="center"/>
                          <w:rPr>
                            <w:noProof/>
                            <w:color w:val="auto"/>
                            <w:sz w:val="22"/>
                            <w:szCs w:val="22"/>
                          </w:rPr>
                        </w:pPr>
                        <w:bookmarkStart w:id="7" w:name="_Ref522516677"/>
                        <w:bookmarkStart w:id="8" w:name="_Ref522516670"/>
                        <w:r w:rsidRPr="008C3D6A">
                          <w:rPr>
                            <w:color w:val="auto"/>
                            <w:sz w:val="22"/>
                            <w:szCs w:val="22"/>
                          </w:rPr>
                          <w:t xml:space="preserve">Figure </w:t>
                        </w:r>
                        <w:r w:rsidRPr="008C3D6A">
                          <w:rPr>
                            <w:color w:val="auto"/>
                            <w:sz w:val="22"/>
                            <w:szCs w:val="22"/>
                          </w:rPr>
                          <w:fldChar w:fldCharType="begin"/>
                        </w:r>
                        <w:r w:rsidRPr="008C3D6A">
                          <w:rPr>
                            <w:color w:val="auto"/>
                            <w:sz w:val="22"/>
                            <w:szCs w:val="22"/>
                          </w:rPr>
                          <w:instrText xml:space="preserve"> SEQ Figure \* ARABIC </w:instrText>
                        </w:r>
                        <w:r w:rsidRPr="008C3D6A">
                          <w:rPr>
                            <w:color w:val="auto"/>
                            <w:sz w:val="22"/>
                            <w:szCs w:val="22"/>
                          </w:rPr>
                          <w:fldChar w:fldCharType="separate"/>
                        </w:r>
                        <w:r>
                          <w:rPr>
                            <w:noProof/>
                            <w:color w:val="auto"/>
                            <w:sz w:val="22"/>
                            <w:szCs w:val="22"/>
                          </w:rPr>
                          <w:t>1</w:t>
                        </w:r>
                        <w:r w:rsidRPr="008C3D6A">
                          <w:rPr>
                            <w:color w:val="auto"/>
                            <w:sz w:val="22"/>
                            <w:szCs w:val="22"/>
                          </w:rPr>
                          <w:fldChar w:fldCharType="end"/>
                        </w:r>
                        <w:bookmarkEnd w:id="7"/>
                        <w:r>
                          <w:rPr>
                            <w:color w:val="auto"/>
                            <w:sz w:val="22"/>
                            <w:szCs w:val="22"/>
                          </w:rPr>
                          <w:t xml:space="preserve">: Data flow between software packages </w:t>
                        </w:r>
                        <w:r w:rsidRPr="008C3D6A">
                          <w:rPr>
                            <w:color w:val="auto"/>
                            <w:sz w:val="22"/>
                            <w:szCs w:val="22"/>
                          </w:rPr>
                          <w:t>and final analysis</w:t>
                        </w:r>
                        <w:bookmarkEnd w:id="8"/>
                      </w:p>
                    </w:txbxContent>
                  </v:textbox>
                </v:shape>
                <w10:wrap type="topAndBottom" anchorx="margin"/>
              </v:group>
            </w:pict>
          </mc:Fallback>
        </mc:AlternateContent>
      </w:r>
    </w:p>
    <w:p w14:paraId="29D816EB" w14:textId="50B032EA" w:rsidR="00B32C55" w:rsidRPr="007B42A5" w:rsidRDefault="00B32C55" w:rsidP="00902735">
      <w:pPr>
        <w:spacing w:line="285" w:lineRule="auto"/>
        <w:jc w:val="both"/>
        <w:rPr>
          <w:sz w:val="22"/>
          <w:szCs w:val="22"/>
        </w:rPr>
      </w:pPr>
    </w:p>
    <w:p w14:paraId="61F3F402" w14:textId="77FFA2AA" w:rsidR="00B32C55" w:rsidRPr="007B42A5" w:rsidRDefault="00CE4ED8">
      <w:pPr>
        <w:pStyle w:val="Heading2"/>
      </w:pPr>
      <w:r w:rsidRPr="007B42A5">
        <w:t>2.1. Building Description</w:t>
      </w:r>
    </w:p>
    <w:p w14:paraId="66E4EB3B" w14:textId="7F34D0E9" w:rsidR="00B32C55" w:rsidRPr="007B42A5" w:rsidRDefault="00B32C55">
      <w:pPr>
        <w:spacing w:line="285" w:lineRule="auto"/>
        <w:jc w:val="both"/>
        <w:rPr>
          <w:sz w:val="22"/>
          <w:szCs w:val="22"/>
          <w:highlight w:val="yellow"/>
        </w:rPr>
      </w:pPr>
    </w:p>
    <w:p w14:paraId="772135F5" w14:textId="79D28495" w:rsidR="00B32C55" w:rsidRPr="007B42A5" w:rsidRDefault="00B32C55">
      <w:pPr>
        <w:spacing w:line="285" w:lineRule="auto"/>
        <w:jc w:val="both"/>
        <w:rPr>
          <w:sz w:val="22"/>
          <w:szCs w:val="22"/>
        </w:rPr>
      </w:pPr>
    </w:p>
    <w:p w14:paraId="501FFE0D" w14:textId="1D838F0A" w:rsidR="00B32C55" w:rsidRPr="007B42A5" w:rsidRDefault="00CE4ED8">
      <w:pPr>
        <w:spacing w:line="285" w:lineRule="auto"/>
        <w:jc w:val="both"/>
        <w:rPr>
          <w:sz w:val="22"/>
          <w:szCs w:val="22"/>
        </w:rPr>
      </w:pPr>
      <w:r w:rsidRPr="007B42A5">
        <w:rPr>
          <w:sz w:val="22"/>
          <w:szCs w:val="22"/>
        </w:rPr>
        <w:t xml:space="preserve">All simulated </w:t>
      </w:r>
      <w:r w:rsidR="00FC0FAD" w:rsidRPr="007B42A5">
        <w:rPr>
          <w:sz w:val="22"/>
          <w:szCs w:val="22"/>
        </w:rPr>
        <w:t xml:space="preserve">homes are based on a reference </w:t>
      </w:r>
      <w:r w:rsidRPr="007B42A5">
        <w:rPr>
          <w:sz w:val="22"/>
          <w:szCs w:val="22"/>
        </w:rPr>
        <w:t xml:space="preserve">building </w:t>
      </w:r>
      <w:r w:rsidR="00715DA9" w:rsidRPr="007B42A5">
        <w:rPr>
          <w:sz w:val="22"/>
          <w:szCs w:val="22"/>
        </w:rPr>
        <w:t xml:space="preserve">depicted in </w:t>
      </w:r>
      <w:r w:rsidR="00715DA9" w:rsidRPr="007B42A5">
        <w:rPr>
          <w:sz w:val="22"/>
          <w:szCs w:val="22"/>
        </w:rPr>
        <w:fldChar w:fldCharType="begin"/>
      </w:r>
      <w:r w:rsidR="00715DA9" w:rsidRPr="007B42A5">
        <w:rPr>
          <w:sz w:val="22"/>
          <w:szCs w:val="22"/>
        </w:rPr>
        <w:instrText xml:space="preserve"> REF _Ref522516944 \h </w:instrText>
      </w:r>
      <w:r w:rsidR="00715DA9" w:rsidRPr="007B42A5">
        <w:rPr>
          <w:sz w:val="22"/>
          <w:szCs w:val="22"/>
        </w:rPr>
      </w:r>
      <w:r w:rsidR="00715DA9" w:rsidRPr="007B42A5">
        <w:rPr>
          <w:sz w:val="22"/>
          <w:szCs w:val="22"/>
        </w:rPr>
        <w:fldChar w:fldCharType="separate"/>
      </w:r>
      <w:r w:rsidR="00C841E0" w:rsidRPr="008C3D6A">
        <w:rPr>
          <w:sz w:val="22"/>
          <w:szCs w:val="22"/>
        </w:rPr>
        <w:t xml:space="preserve">Figure </w:t>
      </w:r>
      <w:r w:rsidR="00C841E0">
        <w:rPr>
          <w:noProof/>
          <w:sz w:val="22"/>
          <w:szCs w:val="22"/>
        </w:rPr>
        <w:t>2</w:t>
      </w:r>
      <w:r w:rsidR="00715DA9" w:rsidRPr="007B42A5">
        <w:rPr>
          <w:sz w:val="22"/>
          <w:szCs w:val="22"/>
        </w:rPr>
        <w:fldChar w:fldCharType="end"/>
      </w:r>
      <w:r w:rsidR="00715DA9" w:rsidRPr="007B42A5">
        <w:rPr>
          <w:sz w:val="22"/>
          <w:szCs w:val="22"/>
        </w:rPr>
        <w:t xml:space="preserve"> and </w:t>
      </w:r>
      <w:r w:rsidRPr="007B42A5">
        <w:rPr>
          <w:sz w:val="22"/>
          <w:szCs w:val="22"/>
        </w:rPr>
        <w:t>defined by</w:t>
      </w:r>
      <w:r w:rsidR="00715DA9" w:rsidRPr="007B42A5">
        <w:rPr>
          <w:sz w:val="22"/>
          <w:szCs w:val="22"/>
        </w:rPr>
        <w:t xml:space="preserve"> the</w:t>
      </w:r>
      <w:r w:rsidRPr="007B42A5">
        <w:rPr>
          <w:sz w:val="22"/>
          <w:szCs w:val="22"/>
        </w:rPr>
        <w:t xml:space="preserve"> NREL House Simulation Protoc</w:t>
      </w:r>
      <w:r w:rsidR="00710D39" w:rsidRPr="007B42A5">
        <w:rPr>
          <w:sz w:val="22"/>
          <w:szCs w:val="22"/>
        </w:rPr>
        <w:t>ols that meet 2009 IECC code [2</w:t>
      </w:r>
      <w:r w:rsidR="00C00371" w:rsidRPr="007B42A5">
        <w:rPr>
          <w:sz w:val="22"/>
          <w:szCs w:val="22"/>
        </w:rPr>
        <w:t>1</w:t>
      </w:r>
      <w:r w:rsidRPr="007B42A5">
        <w:rPr>
          <w:sz w:val="22"/>
          <w:szCs w:val="22"/>
        </w:rPr>
        <w:t>] The house has a conditioned area of 232 m</w:t>
      </w:r>
      <w:r w:rsidRPr="007B42A5">
        <w:rPr>
          <w:sz w:val="22"/>
          <w:szCs w:val="22"/>
          <w:vertAlign w:val="superscript"/>
        </w:rPr>
        <w:t>2</w:t>
      </w:r>
      <w:r w:rsidRPr="007B42A5">
        <w:rPr>
          <w:sz w:val="22"/>
          <w:szCs w:val="22"/>
        </w:rPr>
        <w:t>, a garage, slab-on-grade, and an unconditioned attic with the following characteristics:</w:t>
      </w:r>
    </w:p>
    <w:p w14:paraId="766210E9" w14:textId="77777777" w:rsidR="00B32C55" w:rsidRPr="007B42A5" w:rsidRDefault="00B32C55">
      <w:pPr>
        <w:spacing w:line="285" w:lineRule="auto"/>
        <w:jc w:val="both"/>
        <w:rPr>
          <w:sz w:val="22"/>
          <w:szCs w:val="22"/>
        </w:rPr>
      </w:pPr>
    </w:p>
    <w:p w14:paraId="2B2FB2D5" w14:textId="77777777" w:rsidR="00B32C55" w:rsidRPr="007B42A5" w:rsidRDefault="00CE4ED8">
      <w:pPr>
        <w:numPr>
          <w:ilvl w:val="0"/>
          <w:numId w:val="1"/>
        </w:numPr>
        <w:pBdr>
          <w:top w:val="nil"/>
          <w:left w:val="nil"/>
          <w:bottom w:val="nil"/>
          <w:right w:val="nil"/>
          <w:between w:val="nil"/>
        </w:pBdr>
        <w:spacing w:line="285" w:lineRule="auto"/>
        <w:contextualSpacing/>
        <w:jc w:val="both"/>
        <w:rPr>
          <w:sz w:val="22"/>
          <w:szCs w:val="22"/>
        </w:rPr>
      </w:pPr>
      <w:r w:rsidRPr="007B42A5">
        <w:rPr>
          <w:sz w:val="22"/>
          <w:szCs w:val="22"/>
        </w:rPr>
        <w:t>Cooling set-point of (76 °F)</w:t>
      </w:r>
    </w:p>
    <w:p w14:paraId="5FEC5657" w14:textId="77777777" w:rsidR="00B32C55" w:rsidRPr="007B42A5" w:rsidRDefault="00CE4ED8">
      <w:pPr>
        <w:numPr>
          <w:ilvl w:val="0"/>
          <w:numId w:val="1"/>
        </w:numPr>
        <w:pBdr>
          <w:top w:val="nil"/>
          <w:left w:val="nil"/>
          <w:bottom w:val="nil"/>
          <w:right w:val="nil"/>
          <w:between w:val="nil"/>
        </w:pBdr>
        <w:spacing w:line="285" w:lineRule="auto"/>
        <w:contextualSpacing/>
        <w:jc w:val="both"/>
        <w:rPr>
          <w:sz w:val="22"/>
          <w:szCs w:val="22"/>
        </w:rPr>
      </w:pPr>
      <w:r w:rsidRPr="007B42A5">
        <w:rPr>
          <w:sz w:val="22"/>
          <w:szCs w:val="22"/>
        </w:rPr>
        <w:t>Heating set-point of (71 °F)</w:t>
      </w:r>
    </w:p>
    <w:p w14:paraId="08B933F5" w14:textId="77777777" w:rsidR="00B32C55" w:rsidRPr="007B42A5" w:rsidRDefault="00CE4ED8">
      <w:pPr>
        <w:numPr>
          <w:ilvl w:val="0"/>
          <w:numId w:val="1"/>
        </w:numPr>
        <w:pBdr>
          <w:top w:val="nil"/>
          <w:left w:val="nil"/>
          <w:bottom w:val="nil"/>
          <w:right w:val="nil"/>
          <w:between w:val="nil"/>
        </w:pBdr>
        <w:spacing w:line="285" w:lineRule="auto"/>
        <w:contextualSpacing/>
        <w:jc w:val="both"/>
        <w:rPr>
          <w:sz w:val="22"/>
          <w:szCs w:val="22"/>
        </w:rPr>
      </w:pPr>
      <w:r w:rsidRPr="007B42A5">
        <w:rPr>
          <w:sz w:val="22"/>
          <w:szCs w:val="22"/>
        </w:rPr>
        <w:t>Electric air conditioner rated at SEER 13</w:t>
      </w:r>
    </w:p>
    <w:p w14:paraId="440AE424" w14:textId="2BE2682E" w:rsidR="00B32C55" w:rsidRPr="007B42A5" w:rsidRDefault="00CE4ED8">
      <w:pPr>
        <w:numPr>
          <w:ilvl w:val="0"/>
          <w:numId w:val="1"/>
        </w:numPr>
        <w:pBdr>
          <w:top w:val="nil"/>
          <w:left w:val="nil"/>
          <w:bottom w:val="nil"/>
          <w:right w:val="nil"/>
          <w:between w:val="nil"/>
        </w:pBdr>
        <w:spacing w:line="285" w:lineRule="auto"/>
        <w:contextualSpacing/>
        <w:jc w:val="both"/>
        <w:rPr>
          <w:sz w:val="22"/>
          <w:szCs w:val="22"/>
        </w:rPr>
      </w:pPr>
      <w:r w:rsidRPr="007B42A5">
        <w:rPr>
          <w:sz w:val="22"/>
          <w:szCs w:val="22"/>
        </w:rPr>
        <w:t>Natural gas heater rated at 78% AFUE</w:t>
      </w:r>
    </w:p>
    <w:p w14:paraId="70DF245F" w14:textId="693FB46B" w:rsidR="00B32C55" w:rsidRPr="007B42A5" w:rsidRDefault="00CE4ED8">
      <w:pPr>
        <w:numPr>
          <w:ilvl w:val="0"/>
          <w:numId w:val="1"/>
        </w:numPr>
        <w:pBdr>
          <w:top w:val="nil"/>
          <w:left w:val="nil"/>
          <w:bottom w:val="nil"/>
          <w:right w:val="nil"/>
          <w:between w:val="nil"/>
        </w:pBdr>
        <w:spacing w:line="285" w:lineRule="auto"/>
        <w:contextualSpacing/>
        <w:jc w:val="both"/>
        <w:rPr>
          <w:sz w:val="22"/>
          <w:szCs w:val="22"/>
        </w:rPr>
      </w:pPr>
      <w:r w:rsidRPr="007B42A5">
        <w:rPr>
          <w:sz w:val="22"/>
          <w:szCs w:val="22"/>
        </w:rPr>
        <w:t>Natural ventilation allowed 7 days a week throughout the year</w:t>
      </w:r>
    </w:p>
    <w:p w14:paraId="1A5F71CC" w14:textId="509BAB08" w:rsidR="008C3D6A" w:rsidRPr="007B42A5" w:rsidRDefault="008C3D6A" w:rsidP="008C3D6A">
      <w:pPr>
        <w:pBdr>
          <w:top w:val="nil"/>
          <w:left w:val="nil"/>
          <w:bottom w:val="nil"/>
          <w:right w:val="nil"/>
          <w:between w:val="nil"/>
        </w:pBdr>
        <w:spacing w:line="285" w:lineRule="auto"/>
        <w:ind w:left="720"/>
        <w:contextualSpacing/>
        <w:jc w:val="both"/>
        <w:rPr>
          <w:sz w:val="22"/>
          <w:szCs w:val="22"/>
        </w:rPr>
      </w:pPr>
      <w:r w:rsidRPr="007B42A5">
        <w:rPr>
          <w:noProof/>
          <w:sz w:val="22"/>
          <w:szCs w:val="22"/>
        </w:rPr>
        <mc:AlternateContent>
          <mc:Choice Requires="wpg">
            <w:drawing>
              <wp:anchor distT="0" distB="0" distL="114300" distR="114300" simplePos="0" relativeHeight="251663872" behindDoc="0" locked="0" layoutInCell="1" allowOverlap="1" wp14:anchorId="7EFD399A" wp14:editId="3FF1524D">
                <wp:simplePos x="0" y="0"/>
                <wp:positionH relativeFrom="margin">
                  <wp:align>center</wp:align>
                </wp:positionH>
                <wp:positionV relativeFrom="paragraph">
                  <wp:posOffset>289560</wp:posOffset>
                </wp:positionV>
                <wp:extent cx="4857750" cy="196405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857750" cy="1964055"/>
                          <a:chOff x="0" y="0"/>
                          <a:chExt cx="4857750" cy="1964055"/>
                        </a:xfrm>
                      </wpg:grpSpPr>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942975" y="0"/>
                            <a:ext cx="3133725" cy="1603375"/>
                          </a:xfrm>
                          <a:prstGeom prst="rect">
                            <a:avLst/>
                          </a:prstGeom>
                          <a:noFill/>
                        </pic:spPr>
                      </pic:pic>
                      <wps:wsp>
                        <wps:cNvPr id="11" name="Text Box 11"/>
                        <wps:cNvSpPr txBox="1"/>
                        <wps:spPr>
                          <a:xfrm>
                            <a:off x="0" y="1676400"/>
                            <a:ext cx="4857750" cy="287655"/>
                          </a:xfrm>
                          <a:prstGeom prst="rect">
                            <a:avLst/>
                          </a:prstGeom>
                          <a:solidFill>
                            <a:prstClr val="white"/>
                          </a:solidFill>
                          <a:ln>
                            <a:noFill/>
                          </a:ln>
                        </wps:spPr>
                        <wps:txbx>
                          <w:txbxContent>
                            <w:p w14:paraId="7EA4D5CB" w14:textId="331958F1" w:rsidR="000F3D81" w:rsidRPr="008C3D6A" w:rsidRDefault="000F3D81" w:rsidP="008C3D6A">
                              <w:pPr>
                                <w:pStyle w:val="Caption"/>
                                <w:jc w:val="center"/>
                                <w:rPr>
                                  <w:noProof/>
                                  <w:color w:val="auto"/>
                                  <w:sz w:val="22"/>
                                  <w:szCs w:val="22"/>
                                </w:rPr>
                              </w:pPr>
                              <w:bookmarkStart w:id="9" w:name="_Ref522516944"/>
                              <w:r w:rsidRPr="008C3D6A">
                                <w:rPr>
                                  <w:color w:val="auto"/>
                                  <w:sz w:val="22"/>
                                  <w:szCs w:val="22"/>
                                </w:rPr>
                                <w:t xml:space="preserve">Figure </w:t>
                              </w:r>
                              <w:r w:rsidRPr="008C3D6A">
                                <w:rPr>
                                  <w:color w:val="auto"/>
                                  <w:sz w:val="22"/>
                                  <w:szCs w:val="22"/>
                                </w:rPr>
                                <w:fldChar w:fldCharType="begin"/>
                              </w:r>
                              <w:r w:rsidRPr="008C3D6A">
                                <w:rPr>
                                  <w:color w:val="auto"/>
                                  <w:sz w:val="22"/>
                                  <w:szCs w:val="22"/>
                                </w:rPr>
                                <w:instrText xml:space="preserve"> SEQ Figure \* ARABIC </w:instrText>
                              </w:r>
                              <w:r w:rsidRPr="008C3D6A">
                                <w:rPr>
                                  <w:color w:val="auto"/>
                                  <w:sz w:val="22"/>
                                  <w:szCs w:val="22"/>
                                </w:rPr>
                                <w:fldChar w:fldCharType="separate"/>
                              </w:r>
                              <w:r>
                                <w:rPr>
                                  <w:noProof/>
                                  <w:color w:val="auto"/>
                                  <w:sz w:val="22"/>
                                  <w:szCs w:val="22"/>
                                </w:rPr>
                                <w:t>2</w:t>
                              </w:r>
                              <w:r w:rsidRPr="008C3D6A">
                                <w:rPr>
                                  <w:color w:val="auto"/>
                                  <w:sz w:val="22"/>
                                  <w:szCs w:val="22"/>
                                </w:rPr>
                                <w:fldChar w:fldCharType="end"/>
                              </w:r>
                              <w:bookmarkEnd w:id="9"/>
                              <w:r w:rsidRPr="008C3D6A">
                                <w:rPr>
                                  <w:color w:val="auto"/>
                                  <w:sz w:val="22"/>
                                  <w:szCs w:val="22"/>
                                </w:rPr>
                                <w:t xml:space="preserve">: A rendering of the </w:t>
                              </w:r>
                              <w:proofErr w:type="spellStart"/>
                              <w:r w:rsidRPr="008C3D6A">
                                <w:rPr>
                                  <w:color w:val="auto"/>
                                  <w:sz w:val="22"/>
                                  <w:szCs w:val="22"/>
                                </w:rPr>
                                <w:t>BEopt</w:t>
                              </w:r>
                              <w:proofErr w:type="spellEnd"/>
                              <w:r w:rsidRPr="008C3D6A">
                                <w:rPr>
                                  <w:color w:val="auto"/>
                                  <w:sz w:val="22"/>
                                  <w:szCs w:val="22"/>
                                </w:rPr>
                                <w:t xml:space="preserve"> model of the </w:t>
                              </w:r>
                              <w:proofErr w:type="gramStart"/>
                              <w:r w:rsidRPr="008C3D6A">
                                <w:rPr>
                                  <w:color w:val="auto"/>
                                  <w:sz w:val="22"/>
                                  <w:szCs w:val="22"/>
                                </w:rPr>
                                <w:t>single family</w:t>
                              </w:r>
                              <w:proofErr w:type="gramEnd"/>
                              <w:r w:rsidRPr="008C3D6A">
                                <w:rPr>
                                  <w:color w:val="auto"/>
                                  <w:sz w:val="22"/>
                                  <w:szCs w:val="22"/>
                                </w:rPr>
                                <w:t xml:space="preserve"> home </w:t>
                              </w:r>
                              <w:r>
                                <w:rPr>
                                  <w:color w:val="auto"/>
                                  <w:sz w:val="22"/>
                                  <w:szCs w:val="22"/>
                                </w:rPr>
                                <w:t>in question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FD399A" id="Group 12" o:spid="_x0000_s1029" style="position:absolute;left:0;text-align:left;margin-left:0;margin-top:22.8pt;width:382.5pt;height:154.65pt;z-index:251663872;mso-position-horizontal:center;mso-position-horizontal-relative:margin" coordsize="48577,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">
                <v:shape id="Picture 10" o:spid="_x0000_s1030" type="#_x0000_t75" style="position:absolute;left:9429;width:31338;height:16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">
                  <v:imagedata r:id="rId12" o:title=""/>
                </v:shape>
                <v:shape id="Text Box 11" o:spid="_x0000_s1031" type="#_x0000_t202" style="position:absolute;top:16764;width:4857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EA4D5CB" w14:textId="331958F1" w:rsidR="000F3D81" w:rsidRPr="008C3D6A" w:rsidRDefault="000F3D81" w:rsidP="008C3D6A">
                        <w:pPr>
                          <w:pStyle w:val="Caption"/>
                          <w:jc w:val="center"/>
                          <w:rPr>
                            <w:noProof/>
                            <w:color w:val="auto"/>
                            <w:sz w:val="22"/>
                            <w:szCs w:val="22"/>
                          </w:rPr>
                        </w:pPr>
                        <w:bookmarkStart w:id="10" w:name="_Ref522516944"/>
                        <w:r w:rsidRPr="008C3D6A">
                          <w:rPr>
                            <w:color w:val="auto"/>
                            <w:sz w:val="22"/>
                            <w:szCs w:val="22"/>
                          </w:rPr>
                          <w:t xml:space="preserve">Figure </w:t>
                        </w:r>
                        <w:r w:rsidRPr="008C3D6A">
                          <w:rPr>
                            <w:color w:val="auto"/>
                            <w:sz w:val="22"/>
                            <w:szCs w:val="22"/>
                          </w:rPr>
                          <w:fldChar w:fldCharType="begin"/>
                        </w:r>
                        <w:r w:rsidRPr="008C3D6A">
                          <w:rPr>
                            <w:color w:val="auto"/>
                            <w:sz w:val="22"/>
                            <w:szCs w:val="22"/>
                          </w:rPr>
                          <w:instrText xml:space="preserve"> SEQ Figure \* ARABIC </w:instrText>
                        </w:r>
                        <w:r w:rsidRPr="008C3D6A">
                          <w:rPr>
                            <w:color w:val="auto"/>
                            <w:sz w:val="22"/>
                            <w:szCs w:val="22"/>
                          </w:rPr>
                          <w:fldChar w:fldCharType="separate"/>
                        </w:r>
                        <w:r>
                          <w:rPr>
                            <w:noProof/>
                            <w:color w:val="auto"/>
                            <w:sz w:val="22"/>
                            <w:szCs w:val="22"/>
                          </w:rPr>
                          <w:t>2</w:t>
                        </w:r>
                        <w:r w:rsidRPr="008C3D6A">
                          <w:rPr>
                            <w:color w:val="auto"/>
                            <w:sz w:val="22"/>
                            <w:szCs w:val="22"/>
                          </w:rPr>
                          <w:fldChar w:fldCharType="end"/>
                        </w:r>
                        <w:bookmarkEnd w:id="10"/>
                        <w:r w:rsidRPr="008C3D6A">
                          <w:rPr>
                            <w:color w:val="auto"/>
                            <w:sz w:val="22"/>
                            <w:szCs w:val="22"/>
                          </w:rPr>
                          <w:t xml:space="preserve">: A rendering of the </w:t>
                        </w:r>
                        <w:proofErr w:type="spellStart"/>
                        <w:r w:rsidRPr="008C3D6A">
                          <w:rPr>
                            <w:color w:val="auto"/>
                            <w:sz w:val="22"/>
                            <w:szCs w:val="22"/>
                          </w:rPr>
                          <w:t>BEopt</w:t>
                        </w:r>
                        <w:proofErr w:type="spellEnd"/>
                        <w:r w:rsidRPr="008C3D6A">
                          <w:rPr>
                            <w:color w:val="auto"/>
                            <w:sz w:val="22"/>
                            <w:szCs w:val="22"/>
                          </w:rPr>
                          <w:t xml:space="preserve"> model of the </w:t>
                        </w:r>
                        <w:proofErr w:type="gramStart"/>
                        <w:r w:rsidRPr="008C3D6A">
                          <w:rPr>
                            <w:color w:val="auto"/>
                            <w:sz w:val="22"/>
                            <w:szCs w:val="22"/>
                          </w:rPr>
                          <w:t>single family</w:t>
                        </w:r>
                        <w:proofErr w:type="gramEnd"/>
                        <w:r w:rsidRPr="008C3D6A">
                          <w:rPr>
                            <w:color w:val="auto"/>
                            <w:sz w:val="22"/>
                            <w:szCs w:val="22"/>
                          </w:rPr>
                          <w:t xml:space="preserve"> home </w:t>
                        </w:r>
                        <w:r>
                          <w:rPr>
                            <w:color w:val="auto"/>
                            <w:sz w:val="22"/>
                            <w:szCs w:val="22"/>
                          </w:rPr>
                          <w:t>in question</w:t>
                        </w:r>
                      </w:p>
                    </w:txbxContent>
                  </v:textbox>
                </v:shape>
                <w10:wrap type="topAndBottom" anchorx="margin"/>
              </v:group>
            </w:pict>
          </mc:Fallback>
        </mc:AlternateContent>
      </w:r>
    </w:p>
    <w:p w14:paraId="767A4D4F" w14:textId="40899F84" w:rsidR="008C3D6A" w:rsidRPr="007B42A5" w:rsidRDefault="008C3D6A" w:rsidP="008C3D6A">
      <w:pPr>
        <w:keepNext/>
        <w:pBdr>
          <w:top w:val="nil"/>
          <w:left w:val="nil"/>
          <w:bottom w:val="nil"/>
          <w:right w:val="nil"/>
          <w:between w:val="nil"/>
        </w:pBdr>
        <w:spacing w:line="285" w:lineRule="auto"/>
        <w:ind w:left="720"/>
        <w:contextualSpacing/>
        <w:jc w:val="both"/>
      </w:pPr>
    </w:p>
    <w:p w14:paraId="3B8354E9" w14:textId="77777777" w:rsidR="00B32C55" w:rsidRPr="007B42A5" w:rsidRDefault="00B32C55">
      <w:pPr>
        <w:spacing w:line="285" w:lineRule="auto"/>
        <w:jc w:val="both"/>
        <w:rPr>
          <w:sz w:val="22"/>
          <w:szCs w:val="22"/>
        </w:rPr>
      </w:pPr>
    </w:p>
    <w:p w14:paraId="1CDE420B" w14:textId="26B136DE" w:rsidR="00B32C55" w:rsidRPr="007B42A5" w:rsidRDefault="004C2BD5" w:rsidP="00581005">
      <w:pPr>
        <w:spacing w:line="285" w:lineRule="auto"/>
        <w:jc w:val="both"/>
        <w:rPr>
          <w:sz w:val="22"/>
          <w:szCs w:val="22"/>
        </w:rPr>
      </w:pPr>
      <w:r w:rsidRPr="007B42A5">
        <w:rPr>
          <w:sz w:val="22"/>
          <w:szCs w:val="22"/>
        </w:rPr>
        <w:lastRenderedPageBreak/>
        <w:fldChar w:fldCharType="begin"/>
      </w:r>
      <w:r w:rsidRPr="007B42A5">
        <w:rPr>
          <w:sz w:val="22"/>
          <w:szCs w:val="22"/>
        </w:rPr>
        <w:instrText xml:space="preserve"> REF _Ref522129858 \h </w:instrText>
      </w:r>
      <w:r w:rsidRPr="007B42A5">
        <w:rPr>
          <w:sz w:val="22"/>
          <w:szCs w:val="22"/>
        </w:rPr>
      </w:r>
      <w:r w:rsidRPr="007B42A5">
        <w:rPr>
          <w:sz w:val="22"/>
          <w:szCs w:val="22"/>
        </w:rPr>
        <w:fldChar w:fldCharType="separate"/>
      </w:r>
      <w:r w:rsidR="00C841E0" w:rsidRPr="007B42A5">
        <w:rPr>
          <w:sz w:val="22"/>
          <w:szCs w:val="22"/>
        </w:rPr>
        <w:t xml:space="preserve">Table </w:t>
      </w:r>
      <w:r w:rsidR="00C841E0">
        <w:rPr>
          <w:noProof/>
          <w:sz w:val="22"/>
          <w:szCs w:val="22"/>
        </w:rPr>
        <w:t>1</w:t>
      </w:r>
      <w:r w:rsidRPr="007B42A5">
        <w:rPr>
          <w:sz w:val="22"/>
          <w:szCs w:val="22"/>
        </w:rPr>
        <w:fldChar w:fldCharType="end"/>
      </w:r>
      <w:r w:rsidRPr="007B42A5">
        <w:rPr>
          <w:sz w:val="22"/>
          <w:szCs w:val="22"/>
        </w:rPr>
        <w:t xml:space="preserve"> </w:t>
      </w:r>
      <w:r w:rsidRPr="007B42A5">
        <w:rPr>
          <w:sz w:val="22"/>
          <w:szCs w:val="22"/>
        </w:rPr>
        <w:fldChar w:fldCharType="begin"/>
      </w:r>
      <w:r w:rsidRPr="007B42A5">
        <w:rPr>
          <w:sz w:val="22"/>
          <w:szCs w:val="22"/>
        </w:rPr>
        <w:instrText xml:space="preserve"> REF _Ref522129858 \h </w:instrText>
      </w:r>
      <w:r w:rsidRPr="007B42A5">
        <w:rPr>
          <w:sz w:val="22"/>
          <w:szCs w:val="22"/>
        </w:rPr>
      </w:r>
      <w:r w:rsidRPr="007B42A5">
        <w:rPr>
          <w:sz w:val="22"/>
          <w:szCs w:val="22"/>
        </w:rPr>
        <w:fldChar w:fldCharType="separate"/>
      </w:r>
      <w:r w:rsidR="00C841E0" w:rsidRPr="007B42A5">
        <w:rPr>
          <w:sz w:val="22"/>
          <w:szCs w:val="22"/>
        </w:rPr>
        <w:t xml:space="preserve">Table </w:t>
      </w:r>
      <w:r w:rsidR="00C841E0">
        <w:rPr>
          <w:noProof/>
          <w:sz w:val="22"/>
          <w:szCs w:val="22"/>
        </w:rPr>
        <w:t>1</w:t>
      </w:r>
      <w:r w:rsidRPr="007B42A5">
        <w:rPr>
          <w:sz w:val="22"/>
          <w:szCs w:val="22"/>
        </w:rPr>
        <w:fldChar w:fldCharType="end"/>
      </w:r>
      <w:r w:rsidRPr="007B42A5">
        <w:rPr>
          <w:sz w:val="22"/>
          <w:szCs w:val="22"/>
        </w:rPr>
        <w:t>co</w:t>
      </w:r>
      <w:r w:rsidR="00BD4C13" w:rsidRPr="007B42A5">
        <w:rPr>
          <w:sz w:val="22"/>
          <w:szCs w:val="22"/>
        </w:rPr>
        <w:t xml:space="preserve">mpares the envelope systems of each </w:t>
      </w:r>
      <w:r w:rsidR="00CE4ED8" w:rsidRPr="007B42A5">
        <w:rPr>
          <w:sz w:val="22"/>
          <w:szCs w:val="22"/>
        </w:rPr>
        <w:t xml:space="preserve">simulated </w:t>
      </w:r>
      <w:r w:rsidR="00BD4C13" w:rsidRPr="007B42A5">
        <w:rPr>
          <w:sz w:val="22"/>
          <w:szCs w:val="22"/>
        </w:rPr>
        <w:t xml:space="preserve">CLT </w:t>
      </w:r>
      <w:r w:rsidR="00CE4ED8" w:rsidRPr="007B42A5">
        <w:rPr>
          <w:sz w:val="22"/>
          <w:szCs w:val="22"/>
        </w:rPr>
        <w:t>homes</w:t>
      </w:r>
      <w:r w:rsidR="00BD4C13" w:rsidRPr="007B42A5">
        <w:rPr>
          <w:sz w:val="22"/>
          <w:szCs w:val="22"/>
        </w:rPr>
        <w:t>. CLT envelopes</w:t>
      </w:r>
      <w:r w:rsidR="00CE4ED8" w:rsidRPr="007B42A5">
        <w:rPr>
          <w:sz w:val="22"/>
          <w:szCs w:val="22"/>
        </w:rPr>
        <w:t xml:space="preserve"> are modified versions of the reference home. </w:t>
      </w:r>
      <w:bookmarkStart w:id="11" w:name="_gjdgxs" w:colFirst="0" w:colLast="0"/>
      <w:bookmarkEnd w:id="11"/>
    </w:p>
    <w:p w14:paraId="38B0EDFF" w14:textId="77777777" w:rsidR="00581005" w:rsidRPr="007B42A5" w:rsidRDefault="00581005" w:rsidP="00581005">
      <w:pPr>
        <w:spacing w:line="285" w:lineRule="auto"/>
        <w:jc w:val="both"/>
        <w:rPr>
          <w:sz w:val="22"/>
          <w:szCs w:val="22"/>
        </w:rPr>
      </w:pP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2604"/>
        <w:gridCol w:w="2349"/>
        <w:gridCol w:w="2024"/>
      </w:tblGrid>
      <w:tr w:rsidR="00195B18" w:rsidRPr="007B42A5" w14:paraId="2E1E495C" w14:textId="77777777">
        <w:tc>
          <w:tcPr>
            <w:tcW w:w="2383" w:type="dxa"/>
          </w:tcPr>
          <w:p w14:paraId="15986C6D" w14:textId="77777777" w:rsidR="00B32C55" w:rsidRPr="007B42A5" w:rsidRDefault="00CE4ED8">
            <w:pPr>
              <w:spacing w:line="285" w:lineRule="auto"/>
              <w:jc w:val="center"/>
              <w:rPr>
                <w:rFonts w:ascii="Times New Roman" w:hAnsi="Times New Roman" w:cs="Times New Roman"/>
                <w:color w:val="auto"/>
              </w:rPr>
            </w:pPr>
            <w:r w:rsidRPr="007B42A5">
              <w:rPr>
                <w:rFonts w:ascii="Times New Roman" w:hAnsi="Times New Roman" w:cs="Times New Roman"/>
                <w:color w:val="auto"/>
              </w:rPr>
              <w:t>Parameter</w:t>
            </w:r>
          </w:p>
        </w:tc>
        <w:tc>
          <w:tcPr>
            <w:tcW w:w="2604" w:type="dxa"/>
          </w:tcPr>
          <w:p w14:paraId="13844F91" w14:textId="77777777" w:rsidR="00B32C55" w:rsidRPr="007B42A5" w:rsidRDefault="00CE4ED8">
            <w:pPr>
              <w:spacing w:line="285" w:lineRule="auto"/>
              <w:jc w:val="center"/>
              <w:rPr>
                <w:rFonts w:ascii="Times New Roman" w:hAnsi="Times New Roman" w:cs="Times New Roman"/>
                <w:color w:val="auto"/>
              </w:rPr>
            </w:pPr>
            <w:r w:rsidRPr="007B42A5">
              <w:rPr>
                <w:rFonts w:ascii="Times New Roman" w:hAnsi="Times New Roman" w:cs="Times New Roman"/>
                <w:color w:val="auto"/>
              </w:rPr>
              <w:t>Reference Home</w:t>
            </w:r>
          </w:p>
        </w:tc>
        <w:tc>
          <w:tcPr>
            <w:tcW w:w="2349" w:type="dxa"/>
          </w:tcPr>
          <w:p w14:paraId="55ED2978" w14:textId="77777777" w:rsidR="00B32C55" w:rsidRPr="007B42A5" w:rsidRDefault="00CE4ED8">
            <w:pPr>
              <w:spacing w:line="285" w:lineRule="auto"/>
              <w:jc w:val="center"/>
              <w:rPr>
                <w:rFonts w:ascii="Times New Roman" w:hAnsi="Times New Roman" w:cs="Times New Roman"/>
                <w:color w:val="auto"/>
              </w:rPr>
            </w:pPr>
            <w:r w:rsidRPr="007B42A5">
              <w:rPr>
                <w:rFonts w:ascii="Times New Roman" w:hAnsi="Times New Roman" w:cs="Times New Roman"/>
                <w:color w:val="auto"/>
              </w:rPr>
              <w:t>CLT Home with High Infiltration</w:t>
            </w:r>
          </w:p>
        </w:tc>
        <w:tc>
          <w:tcPr>
            <w:tcW w:w="2024" w:type="dxa"/>
          </w:tcPr>
          <w:p w14:paraId="065CB87D" w14:textId="77777777" w:rsidR="00B32C55" w:rsidRPr="007B42A5" w:rsidRDefault="00CE4ED8">
            <w:pPr>
              <w:spacing w:line="285" w:lineRule="auto"/>
              <w:jc w:val="center"/>
              <w:rPr>
                <w:rFonts w:ascii="Times New Roman" w:hAnsi="Times New Roman" w:cs="Times New Roman"/>
                <w:color w:val="auto"/>
              </w:rPr>
            </w:pPr>
            <w:r w:rsidRPr="007B42A5">
              <w:rPr>
                <w:rFonts w:ascii="Times New Roman" w:hAnsi="Times New Roman" w:cs="Times New Roman"/>
                <w:color w:val="auto"/>
              </w:rPr>
              <w:t>CLT Home with Low Infiltration</w:t>
            </w:r>
          </w:p>
        </w:tc>
      </w:tr>
      <w:tr w:rsidR="00195B18" w:rsidRPr="007B42A5" w14:paraId="71EDC8F0" w14:textId="77777777">
        <w:tc>
          <w:tcPr>
            <w:tcW w:w="2383" w:type="dxa"/>
          </w:tcPr>
          <w:p w14:paraId="5AF11FDE"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Exterior wall structural material</w:t>
            </w:r>
          </w:p>
        </w:tc>
        <w:tc>
          <w:tcPr>
            <w:tcW w:w="2604" w:type="dxa"/>
          </w:tcPr>
          <w:p w14:paraId="6F60727E"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90x40 mm (2x4 in) studs, with fiberglass insulation</w:t>
            </w:r>
          </w:p>
        </w:tc>
        <w:tc>
          <w:tcPr>
            <w:tcW w:w="2349" w:type="dxa"/>
          </w:tcPr>
          <w:p w14:paraId="62154CB9"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105 mm (4⅛ in) 3 ply CLT</w:t>
            </w:r>
          </w:p>
        </w:tc>
        <w:tc>
          <w:tcPr>
            <w:tcW w:w="2024" w:type="dxa"/>
          </w:tcPr>
          <w:p w14:paraId="662D4646"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105 mm (4⅛ in) 3 ply CLT</w:t>
            </w:r>
          </w:p>
        </w:tc>
      </w:tr>
      <w:tr w:rsidR="00195B18" w:rsidRPr="007B42A5" w14:paraId="6C25203E" w14:textId="77777777">
        <w:tc>
          <w:tcPr>
            <w:tcW w:w="2383" w:type="dxa"/>
          </w:tcPr>
          <w:p w14:paraId="4A429367"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Second floor structural material</w:t>
            </w:r>
          </w:p>
        </w:tc>
        <w:tc>
          <w:tcPr>
            <w:tcW w:w="2604" w:type="dxa"/>
          </w:tcPr>
          <w:p w14:paraId="771DA5C4"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240x40 mm (2x10 in) studs</w:t>
            </w:r>
          </w:p>
        </w:tc>
        <w:tc>
          <w:tcPr>
            <w:tcW w:w="2349" w:type="dxa"/>
          </w:tcPr>
          <w:p w14:paraId="476D37C1"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178 mm (7 in) 5 ply CLT</w:t>
            </w:r>
          </w:p>
        </w:tc>
        <w:tc>
          <w:tcPr>
            <w:tcW w:w="2024" w:type="dxa"/>
          </w:tcPr>
          <w:p w14:paraId="4400C227"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178 mm (7 in) 5 ply CLT</w:t>
            </w:r>
          </w:p>
        </w:tc>
      </w:tr>
      <w:tr w:rsidR="00195B18" w:rsidRPr="007B42A5" w14:paraId="500872BF" w14:textId="77777777">
        <w:tc>
          <w:tcPr>
            <w:tcW w:w="2383" w:type="dxa"/>
          </w:tcPr>
          <w:p w14:paraId="6752CEB3"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Roof structural material</w:t>
            </w:r>
          </w:p>
        </w:tc>
        <w:tc>
          <w:tcPr>
            <w:tcW w:w="2604" w:type="dxa"/>
          </w:tcPr>
          <w:p w14:paraId="6ED0A3AF"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240x40 mm (2x10 in) studs</w:t>
            </w:r>
          </w:p>
        </w:tc>
        <w:tc>
          <w:tcPr>
            <w:tcW w:w="2349" w:type="dxa"/>
          </w:tcPr>
          <w:p w14:paraId="552457AD"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105 mm (4⅛ in) 3 ply CLT</w:t>
            </w:r>
          </w:p>
        </w:tc>
        <w:tc>
          <w:tcPr>
            <w:tcW w:w="2024" w:type="dxa"/>
          </w:tcPr>
          <w:p w14:paraId="6E445F49"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105 mm (4⅛ in) 3 ply CLT</w:t>
            </w:r>
          </w:p>
        </w:tc>
      </w:tr>
      <w:tr w:rsidR="007B42A5" w:rsidRPr="007B42A5" w14:paraId="07861003" w14:textId="77777777">
        <w:tc>
          <w:tcPr>
            <w:tcW w:w="2383" w:type="dxa"/>
          </w:tcPr>
          <w:p w14:paraId="6F26F3B5" w14:textId="77777777" w:rsidR="00B32C55" w:rsidRPr="007B42A5" w:rsidRDefault="00CE4ED8">
            <w:pPr>
              <w:spacing w:line="285" w:lineRule="auto"/>
              <w:jc w:val="both"/>
              <w:rPr>
                <w:rFonts w:ascii="Times New Roman" w:hAnsi="Times New Roman" w:cs="Times New Roman"/>
                <w:color w:val="auto"/>
              </w:rPr>
            </w:pPr>
            <w:commentRangeStart w:id="12"/>
            <w:r w:rsidRPr="007B42A5">
              <w:rPr>
                <w:rFonts w:ascii="Times New Roman" w:hAnsi="Times New Roman" w:cs="Times New Roman"/>
                <w:color w:val="auto"/>
              </w:rPr>
              <w:t xml:space="preserve">Exterior </w:t>
            </w:r>
            <w:proofErr w:type="spellStart"/>
            <w:r w:rsidRPr="007B42A5">
              <w:rPr>
                <w:rFonts w:ascii="Times New Roman" w:hAnsi="Times New Roman" w:cs="Times New Roman"/>
                <w:color w:val="auto"/>
              </w:rPr>
              <w:t>sheating</w:t>
            </w:r>
            <w:proofErr w:type="spellEnd"/>
            <w:r w:rsidRPr="007B42A5">
              <w:rPr>
                <w:rFonts w:ascii="Times New Roman" w:hAnsi="Times New Roman" w:cs="Times New Roman"/>
                <w:color w:val="auto"/>
              </w:rPr>
              <w:t xml:space="preserve"> </w:t>
            </w:r>
          </w:p>
        </w:tc>
        <w:tc>
          <w:tcPr>
            <w:tcW w:w="2604" w:type="dxa"/>
          </w:tcPr>
          <w:p w14:paraId="44605D4A"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OSB</w:t>
            </w:r>
          </w:p>
        </w:tc>
        <w:tc>
          <w:tcPr>
            <w:tcW w:w="2349" w:type="dxa"/>
          </w:tcPr>
          <w:p w14:paraId="3FE7C782" w14:textId="430AA3EE" w:rsidR="00B32C55" w:rsidRPr="007B42A5" w:rsidRDefault="007B42A5" w:rsidP="007B42A5">
            <w:pPr>
              <w:spacing w:line="285" w:lineRule="auto"/>
              <w:jc w:val="both"/>
              <w:rPr>
                <w:rFonts w:ascii="Times New Roman" w:hAnsi="Times New Roman" w:cs="Times New Roman"/>
                <w:color w:val="auto"/>
              </w:rPr>
            </w:pPr>
            <w:r>
              <w:rPr>
                <w:rFonts w:ascii="Times New Roman" w:hAnsi="Times New Roman" w:cs="Times New Roman"/>
                <w:color w:val="auto"/>
              </w:rPr>
              <w:t>XPS</w:t>
            </w:r>
          </w:p>
        </w:tc>
        <w:tc>
          <w:tcPr>
            <w:tcW w:w="2024" w:type="dxa"/>
          </w:tcPr>
          <w:p w14:paraId="39DDA815" w14:textId="7BE94841" w:rsidR="00B32C55" w:rsidRPr="007B42A5" w:rsidRDefault="00CE4ED8" w:rsidP="007B42A5">
            <w:pPr>
              <w:spacing w:line="285" w:lineRule="auto"/>
              <w:jc w:val="both"/>
              <w:rPr>
                <w:rFonts w:ascii="Times New Roman" w:hAnsi="Times New Roman" w:cs="Times New Roman"/>
                <w:color w:val="auto"/>
              </w:rPr>
            </w:pPr>
            <w:r w:rsidRPr="007B42A5">
              <w:rPr>
                <w:rFonts w:ascii="Times New Roman" w:hAnsi="Times New Roman" w:cs="Times New Roman"/>
                <w:color w:val="auto"/>
              </w:rPr>
              <w:t xml:space="preserve">XPS </w:t>
            </w:r>
            <w:commentRangeEnd w:id="12"/>
            <w:r w:rsidR="007B42A5">
              <w:rPr>
                <w:rStyle w:val="CommentReference"/>
                <w:rFonts w:ascii="Times New Roman" w:eastAsia="Times New Roman" w:hAnsi="Times New Roman" w:cs="Times New Roman"/>
                <w:color w:val="auto"/>
              </w:rPr>
              <w:commentReference w:id="12"/>
            </w:r>
          </w:p>
        </w:tc>
      </w:tr>
      <w:tr w:rsidR="00195B18" w:rsidRPr="007B42A5" w14:paraId="0B06CA83" w14:textId="77777777">
        <w:tc>
          <w:tcPr>
            <w:tcW w:w="2383" w:type="dxa"/>
          </w:tcPr>
          <w:p w14:paraId="3D210986"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Infiltration</w:t>
            </w:r>
          </w:p>
        </w:tc>
        <w:tc>
          <w:tcPr>
            <w:tcW w:w="2604" w:type="dxa"/>
          </w:tcPr>
          <w:p w14:paraId="377729A1" w14:textId="0444A999" w:rsidR="00B32C55" w:rsidRPr="007B42A5" w:rsidRDefault="007B42A5">
            <w:pPr>
              <w:spacing w:line="285" w:lineRule="auto"/>
              <w:jc w:val="both"/>
              <w:rPr>
                <w:rFonts w:ascii="Times New Roman" w:hAnsi="Times New Roman" w:cs="Times New Roman"/>
                <w:color w:val="auto"/>
              </w:rPr>
            </w:pPr>
            <w:r>
              <w:rPr>
                <w:rFonts w:ascii="Times New Roman" w:hAnsi="Times New Roman" w:cs="Times New Roman"/>
                <w:color w:val="auto"/>
              </w:rPr>
              <w:t>7</w:t>
            </w:r>
            <w:r w:rsidR="00CE4ED8" w:rsidRPr="007B42A5">
              <w:rPr>
                <w:rFonts w:ascii="Times New Roman" w:hAnsi="Times New Roman" w:cs="Times New Roman"/>
                <w:color w:val="auto"/>
              </w:rPr>
              <w:t xml:space="preserve"> ACH50</w:t>
            </w:r>
          </w:p>
        </w:tc>
        <w:tc>
          <w:tcPr>
            <w:tcW w:w="2349" w:type="dxa"/>
          </w:tcPr>
          <w:p w14:paraId="7184D80E"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7 ACH50</w:t>
            </w:r>
          </w:p>
        </w:tc>
        <w:tc>
          <w:tcPr>
            <w:tcW w:w="2024" w:type="dxa"/>
          </w:tcPr>
          <w:p w14:paraId="106197BC" w14:textId="77777777" w:rsidR="00B32C55" w:rsidRPr="007B42A5" w:rsidRDefault="00CE4ED8">
            <w:pPr>
              <w:spacing w:line="285" w:lineRule="auto"/>
              <w:jc w:val="both"/>
              <w:rPr>
                <w:rFonts w:ascii="Times New Roman" w:hAnsi="Times New Roman" w:cs="Times New Roman"/>
                <w:color w:val="auto"/>
              </w:rPr>
            </w:pPr>
            <w:r w:rsidRPr="007B42A5">
              <w:rPr>
                <w:rFonts w:ascii="Times New Roman" w:hAnsi="Times New Roman" w:cs="Times New Roman"/>
                <w:color w:val="auto"/>
              </w:rPr>
              <w:t>2 ACH50</w:t>
            </w:r>
          </w:p>
        </w:tc>
      </w:tr>
    </w:tbl>
    <w:p w14:paraId="1E93B472" w14:textId="20BB56F1" w:rsidR="00B32C55" w:rsidRPr="007B42A5" w:rsidRDefault="00F726C2" w:rsidP="004C2BD5">
      <w:pPr>
        <w:pStyle w:val="Caption"/>
        <w:jc w:val="center"/>
        <w:rPr>
          <w:color w:val="auto"/>
          <w:sz w:val="22"/>
          <w:szCs w:val="22"/>
        </w:rPr>
      </w:pPr>
      <w:bookmarkStart w:id="13" w:name="_Ref522129858"/>
      <w:r w:rsidRPr="007B42A5">
        <w:rPr>
          <w:color w:val="auto"/>
          <w:sz w:val="22"/>
          <w:szCs w:val="22"/>
        </w:rPr>
        <w:t xml:space="preserve">Table </w:t>
      </w:r>
      <w:r w:rsidR="0015534C" w:rsidRPr="007B42A5">
        <w:rPr>
          <w:color w:val="auto"/>
          <w:sz w:val="22"/>
          <w:szCs w:val="22"/>
        </w:rPr>
        <w:fldChar w:fldCharType="begin"/>
      </w:r>
      <w:r w:rsidR="0015534C" w:rsidRPr="007B42A5">
        <w:rPr>
          <w:color w:val="auto"/>
          <w:sz w:val="22"/>
          <w:szCs w:val="22"/>
        </w:rPr>
        <w:instrText xml:space="preserve"> SEQ Table \* ARABIC </w:instrText>
      </w:r>
      <w:r w:rsidR="0015534C" w:rsidRPr="007B42A5">
        <w:rPr>
          <w:color w:val="auto"/>
          <w:sz w:val="22"/>
          <w:szCs w:val="22"/>
        </w:rPr>
        <w:fldChar w:fldCharType="separate"/>
      </w:r>
      <w:r w:rsidR="00C841E0">
        <w:rPr>
          <w:noProof/>
          <w:color w:val="auto"/>
          <w:sz w:val="22"/>
          <w:szCs w:val="22"/>
        </w:rPr>
        <w:t>1</w:t>
      </w:r>
      <w:r w:rsidR="0015534C" w:rsidRPr="007B42A5">
        <w:rPr>
          <w:color w:val="auto"/>
          <w:sz w:val="22"/>
          <w:szCs w:val="22"/>
        </w:rPr>
        <w:fldChar w:fldCharType="end"/>
      </w:r>
      <w:bookmarkEnd w:id="13"/>
      <w:r w:rsidRPr="007B42A5">
        <w:rPr>
          <w:color w:val="auto"/>
          <w:sz w:val="22"/>
          <w:szCs w:val="22"/>
        </w:rPr>
        <w:t>: Comparison between the reference home and the CLT home [18].</w:t>
      </w:r>
    </w:p>
    <w:p w14:paraId="65BF6E84" w14:textId="77777777" w:rsidR="00581005" w:rsidRPr="007B42A5" w:rsidRDefault="00581005" w:rsidP="004C2BD5">
      <w:pPr>
        <w:rPr>
          <w:sz w:val="22"/>
          <w:szCs w:val="22"/>
        </w:rPr>
      </w:pPr>
    </w:p>
    <w:p w14:paraId="11A91FD7" w14:textId="58D8E107" w:rsidR="00B32C55" w:rsidRPr="007B42A5" w:rsidRDefault="00581005" w:rsidP="004C2BD5">
      <w:pPr>
        <w:rPr>
          <w:sz w:val="22"/>
          <w:szCs w:val="22"/>
        </w:rPr>
      </w:pPr>
      <w:r w:rsidRPr="007B42A5">
        <w:rPr>
          <w:sz w:val="22"/>
          <w:szCs w:val="22"/>
        </w:rPr>
        <w:fldChar w:fldCharType="begin"/>
      </w:r>
      <w:r w:rsidRPr="007B42A5">
        <w:rPr>
          <w:sz w:val="22"/>
          <w:szCs w:val="22"/>
        </w:rPr>
        <w:instrText xml:space="preserve"> REF _Ref522130130 \h </w:instrText>
      </w:r>
      <w:r w:rsidR="00715DA9" w:rsidRPr="007B42A5">
        <w:rPr>
          <w:sz w:val="22"/>
          <w:szCs w:val="22"/>
        </w:rPr>
        <w:instrText xml:space="preserve"> \* MERGEFORMAT </w:instrText>
      </w:r>
      <w:r w:rsidRPr="007B42A5">
        <w:rPr>
          <w:sz w:val="22"/>
          <w:szCs w:val="22"/>
        </w:rPr>
      </w:r>
      <w:r w:rsidRPr="007B42A5">
        <w:rPr>
          <w:sz w:val="22"/>
          <w:szCs w:val="22"/>
        </w:rPr>
        <w:fldChar w:fldCharType="separate"/>
      </w:r>
      <w:r w:rsidR="00C841E0" w:rsidRPr="007B42A5">
        <w:rPr>
          <w:sz w:val="22"/>
          <w:szCs w:val="22"/>
        </w:rPr>
        <w:t xml:space="preserve">Table </w:t>
      </w:r>
      <w:r w:rsidR="00C841E0">
        <w:rPr>
          <w:noProof/>
          <w:sz w:val="22"/>
          <w:szCs w:val="22"/>
        </w:rPr>
        <w:t>2</w:t>
      </w:r>
      <w:r w:rsidRPr="007B42A5">
        <w:rPr>
          <w:sz w:val="22"/>
          <w:szCs w:val="22"/>
        </w:rPr>
        <w:fldChar w:fldCharType="end"/>
      </w:r>
      <w:r w:rsidRPr="007B42A5">
        <w:rPr>
          <w:sz w:val="22"/>
          <w:szCs w:val="22"/>
        </w:rPr>
        <w:t xml:space="preserve"> </w:t>
      </w:r>
      <w:r w:rsidR="00F10D3F" w:rsidRPr="007B42A5">
        <w:rPr>
          <w:sz w:val="22"/>
          <w:szCs w:val="22"/>
        </w:rPr>
        <w:t xml:space="preserve">compares the </w:t>
      </w:r>
      <w:r w:rsidR="00CE4ED8" w:rsidRPr="007B42A5">
        <w:rPr>
          <w:sz w:val="22"/>
          <w:szCs w:val="22"/>
        </w:rPr>
        <w:t xml:space="preserve">thermal </w:t>
      </w:r>
      <w:r w:rsidR="00F10D3F" w:rsidRPr="007B42A5">
        <w:rPr>
          <w:sz w:val="22"/>
          <w:szCs w:val="22"/>
        </w:rPr>
        <w:t xml:space="preserve">storage potential (kWh/K) of the reference CLT home. Reference homes only considers the drywall </w:t>
      </w:r>
      <w:r w:rsidR="001668A0">
        <w:rPr>
          <w:sz w:val="22"/>
          <w:szCs w:val="22"/>
        </w:rPr>
        <w:t>as</w:t>
      </w:r>
      <w:r w:rsidR="00F10D3F" w:rsidRPr="007B42A5">
        <w:rPr>
          <w:sz w:val="22"/>
          <w:szCs w:val="22"/>
        </w:rPr>
        <w:t xml:space="preserve"> potential thermal storage while CLT </w:t>
      </w:r>
      <w:r w:rsidR="001668A0">
        <w:rPr>
          <w:sz w:val="22"/>
          <w:szCs w:val="22"/>
        </w:rPr>
        <w:t>homes considers drywall and CLT panels</w:t>
      </w:r>
      <w:r w:rsidR="00F10D3F" w:rsidRPr="007B42A5">
        <w:rPr>
          <w:sz w:val="22"/>
          <w:szCs w:val="22"/>
        </w:rPr>
        <w:t>. CLT can potentially provide 2.5-4 times more thermal storage than traditional wood-stud walls.</w:t>
      </w:r>
      <w:r w:rsidR="00CE4ED8" w:rsidRPr="007B42A5">
        <w:rPr>
          <w:sz w:val="22"/>
          <w:szCs w:val="22"/>
        </w:rPr>
        <w:t xml:space="preserve"> </w:t>
      </w:r>
    </w:p>
    <w:p w14:paraId="2E37EAF8" w14:textId="77777777" w:rsidR="004C2BD5" w:rsidRPr="007B42A5" w:rsidRDefault="004C2BD5" w:rsidP="004C2BD5"/>
    <w:tbl>
      <w:tblPr>
        <w:tblStyle w:val="a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2"/>
        <w:gridCol w:w="1873"/>
        <w:gridCol w:w="2055"/>
        <w:gridCol w:w="1635"/>
        <w:gridCol w:w="1800"/>
      </w:tblGrid>
      <w:tr w:rsidR="00195B18" w:rsidRPr="007B42A5" w14:paraId="6FE7CCA4" w14:textId="77777777">
        <w:trPr>
          <w:trHeight w:val="140"/>
        </w:trPr>
        <w:tc>
          <w:tcPr>
            <w:tcW w:w="2082" w:type="dxa"/>
          </w:tcPr>
          <w:p w14:paraId="203728AA" w14:textId="77777777" w:rsidR="00B32C55" w:rsidRPr="007B42A5" w:rsidRDefault="00B32C55">
            <w:pPr>
              <w:widowControl w:val="0"/>
              <w:jc w:val="center"/>
              <w:rPr>
                <w:rFonts w:ascii="Times New Roman" w:hAnsi="Times New Roman" w:cs="Times New Roman"/>
                <w:color w:val="auto"/>
              </w:rPr>
            </w:pPr>
          </w:p>
        </w:tc>
        <w:tc>
          <w:tcPr>
            <w:tcW w:w="1873" w:type="dxa"/>
          </w:tcPr>
          <w:p w14:paraId="7F1FC604" w14:textId="77777777" w:rsidR="00B32C55" w:rsidRPr="007B42A5" w:rsidRDefault="00B32C55">
            <w:pPr>
              <w:widowControl w:val="0"/>
              <w:jc w:val="center"/>
              <w:rPr>
                <w:rFonts w:ascii="Times New Roman" w:hAnsi="Times New Roman" w:cs="Times New Roman"/>
                <w:b/>
                <w:color w:val="auto"/>
              </w:rPr>
            </w:pPr>
          </w:p>
        </w:tc>
        <w:tc>
          <w:tcPr>
            <w:tcW w:w="5490" w:type="dxa"/>
            <w:gridSpan w:val="3"/>
          </w:tcPr>
          <w:p w14:paraId="00FC7381" w14:textId="77777777" w:rsidR="00B32C55" w:rsidRPr="007B42A5" w:rsidRDefault="00CE4ED8">
            <w:pPr>
              <w:widowControl w:val="0"/>
              <w:jc w:val="center"/>
              <w:rPr>
                <w:rFonts w:ascii="Times New Roman" w:hAnsi="Times New Roman" w:cs="Times New Roman"/>
                <w:b/>
                <w:color w:val="auto"/>
              </w:rPr>
            </w:pPr>
            <w:r w:rsidRPr="007B42A5">
              <w:rPr>
                <w:rFonts w:ascii="Times New Roman" w:hAnsi="Times New Roman" w:cs="Times New Roman"/>
                <w:b/>
                <w:color w:val="auto"/>
              </w:rPr>
              <w:t>Thermal Mass (kWh / K)</w:t>
            </w:r>
          </w:p>
        </w:tc>
      </w:tr>
      <w:tr w:rsidR="00195B18" w:rsidRPr="007B42A5" w14:paraId="2BF68102" w14:textId="77777777">
        <w:trPr>
          <w:trHeight w:val="140"/>
        </w:trPr>
        <w:tc>
          <w:tcPr>
            <w:tcW w:w="2082" w:type="dxa"/>
          </w:tcPr>
          <w:p w14:paraId="2AA292F0" w14:textId="77777777" w:rsidR="00B32C55" w:rsidRPr="007B42A5" w:rsidRDefault="00B32C55">
            <w:pPr>
              <w:widowControl w:val="0"/>
              <w:jc w:val="center"/>
              <w:rPr>
                <w:rFonts w:ascii="Times New Roman" w:hAnsi="Times New Roman" w:cs="Times New Roman"/>
                <w:color w:val="auto"/>
              </w:rPr>
            </w:pPr>
          </w:p>
        </w:tc>
        <w:tc>
          <w:tcPr>
            <w:tcW w:w="1873" w:type="dxa"/>
          </w:tcPr>
          <w:p w14:paraId="39EBBAA8" w14:textId="77777777" w:rsidR="00B32C55" w:rsidRPr="007B42A5" w:rsidRDefault="00CE4ED8">
            <w:pPr>
              <w:widowControl w:val="0"/>
              <w:jc w:val="center"/>
              <w:rPr>
                <w:rFonts w:ascii="Times New Roman" w:hAnsi="Times New Roman" w:cs="Times New Roman"/>
                <w:b/>
                <w:color w:val="auto"/>
              </w:rPr>
            </w:pPr>
            <w:r w:rsidRPr="007B42A5">
              <w:rPr>
                <w:rFonts w:ascii="Times New Roman" w:hAnsi="Times New Roman" w:cs="Times New Roman"/>
                <w:b/>
                <w:color w:val="auto"/>
              </w:rPr>
              <w:t>Surface Area (m</w:t>
            </w:r>
            <w:r w:rsidRPr="007B42A5">
              <w:rPr>
                <w:rFonts w:ascii="Times New Roman" w:hAnsi="Times New Roman" w:cs="Times New Roman"/>
                <w:b/>
                <w:color w:val="auto"/>
                <w:vertAlign w:val="superscript"/>
              </w:rPr>
              <w:t>2</w:t>
            </w:r>
            <w:r w:rsidRPr="007B42A5">
              <w:rPr>
                <w:rFonts w:ascii="Times New Roman" w:hAnsi="Times New Roman" w:cs="Times New Roman"/>
                <w:b/>
                <w:color w:val="auto"/>
              </w:rPr>
              <w:t>)</w:t>
            </w:r>
          </w:p>
        </w:tc>
        <w:tc>
          <w:tcPr>
            <w:tcW w:w="2055" w:type="dxa"/>
          </w:tcPr>
          <w:p w14:paraId="2364A516" w14:textId="77777777" w:rsidR="00B32C55" w:rsidRPr="007B42A5" w:rsidRDefault="00CE4ED8">
            <w:pPr>
              <w:widowControl w:val="0"/>
              <w:jc w:val="center"/>
              <w:rPr>
                <w:rFonts w:ascii="Times New Roman" w:hAnsi="Times New Roman" w:cs="Times New Roman"/>
                <w:b/>
                <w:color w:val="auto"/>
              </w:rPr>
            </w:pPr>
            <w:r w:rsidRPr="007B42A5">
              <w:rPr>
                <w:rFonts w:ascii="Times New Roman" w:hAnsi="Times New Roman" w:cs="Times New Roman"/>
                <w:b/>
                <w:color w:val="auto"/>
              </w:rPr>
              <w:t>Reference Home</w:t>
            </w:r>
          </w:p>
        </w:tc>
        <w:tc>
          <w:tcPr>
            <w:tcW w:w="1635" w:type="dxa"/>
          </w:tcPr>
          <w:p w14:paraId="671DFF9A" w14:textId="77777777" w:rsidR="00B32C55" w:rsidRPr="007B42A5" w:rsidRDefault="00CE4ED8">
            <w:pPr>
              <w:widowControl w:val="0"/>
              <w:jc w:val="center"/>
              <w:rPr>
                <w:rFonts w:ascii="Times New Roman" w:hAnsi="Times New Roman" w:cs="Times New Roman"/>
                <w:b/>
                <w:color w:val="auto"/>
              </w:rPr>
            </w:pPr>
            <w:r w:rsidRPr="007B42A5">
              <w:rPr>
                <w:rFonts w:ascii="Times New Roman" w:hAnsi="Times New Roman" w:cs="Times New Roman"/>
                <w:b/>
                <w:color w:val="auto"/>
              </w:rPr>
              <w:t xml:space="preserve">3Ply CLT Home </w:t>
            </w:r>
          </w:p>
        </w:tc>
        <w:tc>
          <w:tcPr>
            <w:tcW w:w="1800" w:type="dxa"/>
          </w:tcPr>
          <w:p w14:paraId="04E3A325" w14:textId="77777777" w:rsidR="00B32C55" w:rsidRPr="007B42A5" w:rsidRDefault="00CE4ED8">
            <w:pPr>
              <w:widowControl w:val="0"/>
              <w:jc w:val="center"/>
              <w:rPr>
                <w:rFonts w:ascii="Times New Roman" w:hAnsi="Times New Roman" w:cs="Times New Roman"/>
                <w:b/>
                <w:color w:val="auto"/>
              </w:rPr>
            </w:pPr>
            <w:r w:rsidRPr="007B42A5">
              <w:rPr>
                <w:rFonts w:ascii="Times New Roman" w:hAnsi="Times New Roman" w:cs="Times New Roman"/>
                <w:b/>
                <w:color w:val="auto"/>
              </w:rPr>
              <w:t>5Ply CLT Home</w:t>
            </w:r>
          </w:p>
        </w:tc>
      </w:tr>
      <w:tr w:rsidR="00195B18" w:rsidRPr="007B42A5" w14:paraId="65C9930D" w14:textId="77777777">
        <w:trPr>
          <w:trHeight w:val="140"/>
        </w:trPr>
        <w:tc>
          <w:tcPr>
            <w:tcW w:w="2082" w:type="dxa"/>
          </w:tcPr>
          <w:p w14:paraId="2ABFF6E8" w14:textId="77777777" w:rsidR="00B32C55" w:rsidRPr="007B42A5" w:rsidRDefault="00CE4ED8">
            <w:pPr>
              <w:widowControl w:val="0"/>
              <w:jc w:val="center"/>
              <w:rPr>
                <w:rFonts w:ascii="Times New Roman" w:hAnsi="Times New Roman" w:cs="Times New Roman"/>
                <w:color w:val="auto"/>
              </w:rPr>
            </w:pPr>
            <w:r w:rsidRPr="007B42A5">
              <w:rPr>
                <w:rFonts w:ascii="Times New Roman" w:hAnsi="Times New Roman" w:cs="Times New Roman"/>
                <w:color w:val="auto"/>
              </w:rPr>
              <w:t>Partition Walls</w:t>
            </w:r>
          </w:p>
        </w:tc>
        <w:tc>
          <w:tcPr>
            <w:tcW w:w="1873" w:type="dxa"/>
          </w:tcPr>
          <w:p w14:paraId="216FD935" w14:textId="77777777" w:rsidR="00B32C55" w:rsidRPr="007B42A5" w:rsidRDefault="00CE4ED8">
            <w:pPr>
              <w:widowControl w:val="0"/>
              <w:jc w:val="center"/>
              <w:rPr>
                <w:rFonts w:ascii="Times New Roman" w:hAnsi="Times New Roman" w:cs="Times New Roman"/>
                <w:color w:val="auto"/>
              </w:rPr>
            </w:pPr>
            <w:r w:rsidRPr="007B42A5">
              <w:rPr>
                <w:rFonts w:ascii="Times New Roman" w:hAnsi="Times New Roman" w:cs="Times New Roman"/>
                <w:color w:val="auto"/>
              </w:rPr>
              <w:t>232</w:t>
            </w:r>
          </w:p>
        </w:tc>
        <w:tc>
          <w:tcPr>
            <w:tcW w:w="2055" w:type="dxa"/>
          </w:tcPr>
          <w:p w14:paraId="5AEC7F33" w14:textId="77777777" w:rsidR="00B32C55" w:rsidRPr="007B42A5" w:rsidRDefault="00CE4ED8">
            <w:pPr>
              <w:widowControl w:val="0"/>
              <w:jc w:val="center"/>
              <w:rPr>
                <w:rFonts w:ascii="Times New Roman" w:hAnsi="Times New Roman" w:cs="Times New Roman"/>
                <w:color w:val="auto"/>
              </w:rPr>
            </w:pPr>
            <w:r w:rsidRPr="007B42A5">
              <w:rPr>
                <w:rFonts w:ascii="Times New Roman" w:hAnsi="Times New Roman" w:cs="Times New Roman"/>
                <w:color w:val="auto"/>
              </w:rPr>
              <w:t>1.1</w:t>
            </w:r>
          </w:p>
        </w:tc>
        <w:tc>
          <w:tcPr>
            <w:tcW w:w="1635" w:type="dxa"/>
          </w:tcPr>
          <w:p w14:paraId="3DD8A32A" w14:textId="77777777" w:rsidR="00B32C55" w:rsidRPr="007B42A5" w:rsidRDefault="00CE4ED8">
            <w:pPr>
              <w:jc w:val="right"/>
              <w:rPr>
                <w:rFonts w:ascii="Times New Roman" w:hAnsi="Times New Roman" w:cs="Times New Roman"/>
                <w:color w:val="auto"/>
              </w:rPr>
            </w:pPr>
            <w:r w:rsidRPr="007B42A5">
              <w:rPr>
                <w:rFonts w:ascii="Times New Roman" w:hAnsi="Times New Roman" w:cs="Times New Roman"/>
                <w:color w:val="auto"/>
              </w:rPr>
              <w:t>7.2</w:t>
            </w:r>
          </w:p>
        </w:tc>
        <w:tc>
          <w:tcPr>
            <w:tcW w:w="1800" w:type="dxa"/>
          </w:tcPr>
          <w:p w14:paraId="3AF861B8" w14:textId="77777777" w:rsidR="00B32C55" w:rsidRPr="007B42A5" w:rsidRDefault="00CE4ED8">
            <w:pPr>
              <w:jc w:val="right"/>
              <w:rPr>
                <w:rFonts w:ascii="Times New Roman" w:hAnsi="Times New Roman" w:cs="Times New Roman"/>
                <w:color w:val="auto"/>
              </w:rPr>
            </w:pPr>
            <w:r w:rsidRPr="007B42A5">
              <w:rPr>
                <w:rFonts w:ascii="Times New Roman" w:hAnsi="Times New Roman" w:cs="Times New Roman"/>
                <w:color w:val="auto"/>
              </w:rPr>
              <w:t>12.2</w:t>
            </w:r>
          </w:p>
        </w:tc>
      </w:tr>
      <w:tr w:rsidR="00195B18" w:rsidRPr="007B42A5" w14:paraId="7F0B99E7" w14:textId="77777777">
        <w:trPr>
          <w:trHeight w:val="140"/>
        </w:trPr>
        <w:tc>
          <w:tcPr>
            <w:tcW w:w="2082" w:type="dxa"/>
          </w:tcPr>
          <w:p w14:paraId="011B574E" w14:textId="77777777" w:rsidR="00B32C55" w:rsidRPr="007B42A5" w:rsidRDefault="00CE4ED8">
            <w:pPr>
              <w:widowControl w:val="0"/>
              <w:jc w:val="center"/>
              <w:rPr>
                <w:rFonts w:ascii="Times New Roman" w:hAnsi="Times New Roman" w:cs="Times New Roman"/>
                <w:color w:val="auto"/>
              </w:rPr>
            </w:pPr>
            <w:r w:rsidRPr="007B42A5">
              <w:rPr>
                <w:rFonts w:ascii="Times New Roman" w:hAnsi="Times New Roman" w:cs="Times New Roman"/>
                <w:color w:val="auto"/>
              </w:rPr>
              <w:t>Interzonal Walls/Floors</w:t>
            </w:r>
          </w:p>
        </w:tc>
        <w:tc>
          <w:tcPr>
            <w:tcW w:w="1873" w:type="dxa"/>
          </w:tcPr>
          <w:p w14:paraId="10F10F4D" w14:textId="77777777" w:rsidR="00B32C55" w:rsidRPr="007B42A5" w:rsidRDefault="00CE4ED8">
            <w:pPr>
              <w:widowControl w:val="0"/>
              <w:jc w:val="center"/>
              <w:rPr>
                <w:rFonts w:ascii="Times New Roman" w:hAnsi="Times New Roman" w:cs="Times New Roman"/>
                <w:color w:val="auto"/>
              </w:rPr>
            </w:pPr>
            <w:r w:rsidRPr="007B42A5">
              <w:rPr>
                <w:rFonts w:ascii="Times New Roman" w:hAnsi="Times New Roman" w:cs="Times New Roman"/>
                <w:color w:val="auto"/>
              </w:rPr>
              <w:t>53</w:t>
            </w:r>
          </w:p>
        </w:tc>
        <w:tc>
          <w:tcPr>
            <w:tcW w:w="2055" w:type="dxa"/>
          </w:tcPr>
          <w:p w14:paraId="0AE4A6CA" w14:textId="77777777" w:rsidR="00B32C55" w:rsidRPr="007B42A5" w:rsidRDefault="00CE4ED8">
            <w:pPr>
              <w:widowControl w:val="0"/>
              <w:jc w:val="center"/>
              <w:rPr>
                <w:rFonts w:ascii="Times New Roman" w:hAnsi="Times New Roman" w:cs="Times New Roman"/>
                <w:color w:val="auto"/>
              </w:rPr>
            </w:pPr>
            <w:r w:rsidRPr="007B42A5">
              <w:rPr>
                <w:rFonts w:ascii="Times New Roman" w:hAnsi="Times New Roman" w:cs="Times New Roman"/>
                <w:color w:val="auto"/>
              </w:rPr>
              <w:t>0.14</w:t>
            </w:r>
          </w:p>
        </w:tc>
        <w:tc>
          <w:tcPr>
            <w:tcW w:w="1635" w:type="dxa"/>
          </w:tcPr>
          <w:p w14:paraId="00DF39A3" w14:textId="77777777" w:rsidR="00B32C55" w:rsidRPr="007B42A5" w:rsidRDefault="00CE4ED8">
            <w:pPr>
              <w:jc w:val="right"/>
              <w:rPr>
                <w:rFonts w:ascii="Times New Roman" w:hAnsi="Times New Roman" w:cs="Times New Roman"/>
                <w:color w:val="auto"/>
              </w:rPr>
            </w:pPr>
            <w:r w:rsidRPr="007B42A5">
              <w:rPr>
                <w:rFonts w:ascii="Times New Roman" w:hAnsi="Times New Roman" w:cs="Times New Roman"/>
                <w:color w:val="auto"/>
              </w:rPr>
              <w:t>1.6</w:t>
            </w:r>
          </w:p>
        </w:tc>
        <w:tc>
          <w:tcPr>
            <w:tcW w:w="1800" w:type="dxa"/>
          </w:tcPr>
          <w:p w14:paraId="0EB2DE6C" w14:textId="77777777" w:rsidR="00B32C55" w:rsidRPr="007B42A5" w:rsidRDefault="00CE4ED8">
            <w:pPr>
              <w:jc w:val="right"/>
              <w:rPr>
                <w:rFonts w:ascii="Times New Roman" w:hAnsi="Times New Roman" w:cs="Times New Roman"/>
                <w:color w:val="auto"/>
              </w:rPr>
            </w:pPr>
            <w:r w:rsidRPr="007B42A5">
              <w:rPr>
                <w:rFonts w:ascii="Times New Roman" w:hAnsi="Times New Roman" w:cs="Times New Roman"/>
                <w:color w:val="auto"/>
              </w:rPr>
              <w:t>2.8</w:t>
            </w:r>
          </w:p>
        </w:tc>
      </w:tr>
      <w:tr w:rsidR="00581005" w:rsidRPr="007B42A5" w14:paraId="771B8BBE" w14:textId="77777777" w:rsidTr="00581005">
        <w:trPr>
          <w:trHeight w:val="611"/>
        </w:trPr>
        <w:tc>
          <w:tcPr>
            <w:tcW w:w="2082" w:type="dxa"/>
          </w:tcPr>
          <w:p w14:paraId="4639EDBB" w14:textId="3F1FD711" w:rsidR="00581005" w:rsidRPr="007B42A5" w:rsidRDefault="00581005" w:rsidP="00581005">
            <w:pPr>
              <w:widowControl w:val="0"/>
              <w:rPr>
                <w:color w:val="auto"/>
              </w:rPr>
            </w:pPr>
            <w:r w:rsidRPr="007B42A5">
              <w:rPr>
                <w:rFonts w:ascii="Times New Roman" w:hAnsi="Times New Roman" w:cs="Times New Roman"/>
                <w:color w:val="auto"/>
              </w:rPr>
              <w:t>Exterior Walls</w:t>
            </w:r>
          </w:p>
        </w:tc>
        <w:tc>
          <w:tcPr>
            <w:tcW w:w="1873" w:type="dxa"/>
          </w:tcPr>
          <w:p w14:paraId="3761EF1C" w14:textId="438A8536" w:rsidR="00581005" w:rsidRPr="007B42A5" w:rsidRDefault="00581005">
            <w:pPr>
              <w:widowControl w:val="0"/>
              <w:jc w:val="center"/>
              <w:rPr>
                <w:color w:val="auto"/>
              </w:rPr>
            </w:pPr>
            <w:r w:rsidRPr="007B42A5">
              <w:rPr>
                <w:rFonts w:ascii="Times New Roman" w:hAnsi="Times New Roman" w:cs="Times New Roman"/>
                <w:color w:val="auto"/>
              </w:rPr>
              <w:t>182</w:t>
            </w:r>
          </w:p>
        </w:tc>
        <w:tc>
          <w:tcPr>
            <w:tcW w:w="2055" w:type="dxa"/>
          </w:tcPr>
          <w:p w14:paraId="431EC649" w14:textId="342540E2" w:rsidR="00581005" w:rsidRPr="007B42A5" w:rsidRDefault="00581005">
            <w:pPr>
              <w:widowControl w:val="0"/>
              <w:jc w:val="center"/>
              <w:rPr>
                <w:color w:val="auto"/>
              </w:rPr>
            </w:pPr>
            <w:r w:rsidRPr="007B42A5">
              <w:rPr>
                <w:rFonts w:ascii="Times New Roman" w:hAnsi="Times New Roman" w:cs="Times New Roman"/>
                <w:color w:val="auto"/>
              </w:rPr>
              <w:t>0.71</w:t>
            </w:r>
          </w:p>
        </w:tc>
        <w:tc>
          <w:tcPr>
            <w:tcW w:w="1635" w:type="dxa"/>
          </w:tcPr>
          <w:p w14:paraId="0EA9B271" w14:textId="1436F6E5" w:rsidR="00581005" w:rsidRPr="007B42A5" w:rsidRDefault="00581005">
            <w:pPr>
              <w:jc w:val="right"/>
              <w:rPr>
                <w:color w:val="auto"/>
              </w:rPr>
            </w:pPr>
            <w:r w:rsidRPr="007B42A5">
              <w:rPr>
                <w:rFonts w:ascii="Times New Roman" w:hAnsi="Times New Roman" w:cs="Times New Roman"/>
                <w:color w:val="auto"/>
              </w:rPr>
              <w:t>5.6</w:t>
            </w:r>
          </w:p>
        </w:tc>
        <w:tc>
          <w:tcPr>
            <w:tcW w:w="1800" w:type="dxa"/>
          </w:tcPr>
          <w:p w14:paraId="1F2F5D50" w14:textId="1BAA6C09" w:rsidR="00581005" w:rsidRPr="007B42A5" w:rsidRDefault="00581005">
            <w:pPr>
              <w:jc w:val="right"/>
              <w:rPr>
                <w:color w:val="auto"/>
              </w:rPr>
            </w:pPr>
            <w:r w:rsidRPr="007B42A5">
              <w:rPr>
                <w:rFonts w:ascii="Times New Roman" w:hAnsi="Times New Roman" w:cs="Times New Roman"/>
                <w:color w:val="auto"/>
              </w:rPr>
              <w:t>9.6</w:t>
            </w:r>
          </w:p>
        </w:tc>
      </w:tr>
      <w:tr w:rsidR="00581005" w:rsidRPr="007B42A5" w14:paraId="4BEDCB2D" w14:textId="77777777">
        <w:trPr>
          <w:trHeight w:val="140"/>
        </w:trPr>
        <w:tc>
          <w:tcPr>
            <w:tcW w:w="2082" w:type="dxa"/>
          </w:tcPr>
          <w:p w14:paraId="7B1C3D9B" w14:textId="266AF878"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Ceilings</w:t>
            </w:r>
          </w:p>
        </w:tc>
        <w:tc>
          <w:tcPr>
            <w:tcW w:w="1873" w:type="dxa"/>
          </w:tcPr>
          <w:p w14:paraId="05746BE8" w14:textId="3390922C"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232</w:t>
            </w:r>
          </w:p>
        </w:tc>
        <w:tc>
          <w:tcPr>
            <w:tcW w:w="2055" w:type="dxa"/>
          </w:tcPr>
          <w:p w14:paraId="5E5C5BDA" w14:textId="7638CE65"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0.55</w:t>
            </w:r>
          </w:p>
        </w:tc>
        <w:tc>
          <w:tcPr>
            <w:tcW w:w="1635" w:type="dxa"/>
          </w:tcPr>
          <w:p w14:paraId="183C995B" w14:textId="16A774FE" w:rsidR="00581005" w:rsidRPr="007B42A5" w:rsidRDefault="00581005">
            <w:pPr>
              <w:jc w:val="right"/>
              <w:rPr>
                <w:rFonts w:ascii="Times New Roman" w:hAnsi="Times New Roman" w:cs="Times New Roman"/>
                <w:color w:val="auto"/>
              </w:rPr>
            </w:pPr>
            <w:r w:rsidRPr="007B42A5">
              <w:rPr>
                <w:rFonts w:ascii="Times New Roman" w:hAnsi="Times New Roman" w:cs="Times New Roman"/>
                <w:color w:val="auto"/>
              </w:rPr>
              <w:t>7.2</w:t>
            </w:r>
          </w:p>
        </w:tc>
        <w:tc>
          <w:tcPr>
            <w:tcW w:w="1800" w:type="dxa"/>
          </w:tcPr>
          <w:p w14:paraId="67D405C2" w14:textId="7CFDB328" w:rsidR="00581005" w:rsidRPr="007B42A5" w:rsidRDefault="00581005">
            <w:pPr>
              <w:jc w:val="right"/>
              <w:rPr>
                <w:rFonts w:ascii="Times New Roman" w:hAnsi="Times New Roman" w:cs="Times New Roman"/>
                <w:color w:val="auto"/>
              </w:rPr>
            </w:pPr>
            <w:r w:rsidRPr="007B42A5">
              <w:rPr>
                <w:rFonts w:ascii="Times New Roman" w:hAnsi="Times New Roman" w:cs="Times New Roman"/>
                <w:color w:val="auto"/>
              </w:rPr>
              <w:t>12.2</w:t>
            </w:r>
          </w:p>
        </w:tc>
      </w:tr>
      <w:tr w:rsidR="00581005" w:rsidRPr="007B42A5" w14:paraId="0DCF3C2E" w14:textId="77777777">
        <w:trPr>
          <w:trHeight w:val="140"/>
        </w:trPr>
        <w:tc>
          <w:tcPr>
            <w:tcW w:w="2082" w:type="dxa"/>
          </w:tcPr>
          <w:p w14:paraId="7C98662B" w14:textId="41E7BA5A"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Floors</w:t>
            </w:r>
          </w:p>
        </w:tc>
        <w:tc>
          <w:tcPr>
            <w:tcW w:w="1873" w:type="dxa"/>
          </w:tcPr>
          <w:p w14:paraId="7D94843E" w14:textId="759FC29A"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213</w:t>
            </w:r>
          </w:p>
        </w:tc>
        <w:tc>
          <w:tcPr>
            <w:tcW w:w="2055" w:type="dxa"/>
          </w:tcPr>
          <w:p w14:paraId="45A22BD8" w14:textId="5C8FDC65"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5.9</w:t>
            </w:r>
          </w:p>
        </w:tc>
        <w:tc>
          <w:tcPr>
            <w:tcW w:w="1635" w:type="dxa"/>
          </w:tcPr>
          <w:p w14:paraId="7978D7E7" w14:textId="252437C6" w:rsidR="00581005" w:rsidRPr="007B42A5" w:rsidRDefault="00581005">
            <w:pPr>
              <w:jc w:val="right"/>
              <w:rPr>
                <w:rFonts w:ascii="Times New Roman" w:hAnsi="Times New Roman" w:cs="Times New Roman"/>
                <w:color w:val="auto"/>
              </w:rPr>
            </w:pPr>
            <w:r w:rsidRPr="007B42A5">
              <w:rPr>
                <w:rFonts w:ascii="Times New Roman" w:hAnsi="Times New Roman" w:cs="Times New Roman"/>
                <w:color w:val="auto"/>
              </w:rPr>
              <w:t>6.6</w:t>
            </w:r>
          </w:p>
        </w:tc>
        <w:tc>
          <w:tcPr>
            <w:tcW w:w="1800" w:type="dxa"/>
          </w:tcPr>
          <w:p w14:paraId="2BFFC257" w14:textId="36738D9D" w:rsidR="00581005" w:rsidRPr="007B42A5" w:rsidRDefault="00581005">
            <w:pPr>
              <w:jc w:val="right"/>
              <w:rPr>
                <w:rFonts w:ascii="Times New Roman" w:hAnsi="Times New Roman" w:cs="Times New Roman"/>
                <w:color w:val="auto"/>
              </w:rPr>
            </w:pPr>
            <w:r w:rsidRPr="007B42A5">
              <w:rPr>
                <w:rFonts w:ascii="Times New Roman" w:hAnsi="Times New Roman" w:cs="Times New Roman"/>
                <w:color w:val="auto"/>
              </w:rPr>
              <w:t>11.2</w:t>
            </w:r>
          </w:p>
        </w:tc>
      </w:tr>
      <w:tr w:rsidR="00581005" w:rsidRPr="007B42A5" w14:paraId="6D3C83F2" w14:textId="77777777">
        <w:trPr>
          <w:trHeight w:val="140"/>
        </w:trPr>
        <w:tc>
          <w:tcPr>
            <w:tcW w:w="2082" w:type="dxa"/>
          </w:tcPr>
          <w:p w14:paraId="62446981" w14:textId="1E05543E"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Furniture</w:t>
            </w:r>
          </w:p>
        </w:tc>
        <w:tc>
          <w:tcPr>
            <w:tcW w:w="1873" w:type="dxa"/>
          </w:tcPr>
          <w:p w14:paraId="75906DED" w14:textId="6546F0C5"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93</w:t>
            </w:r>
          </w:p>
        </w:tc>
        <w:tc>
          <w:tcPr>
            <w:tcW w:w="2055" w:type="dxa"/>
          </w:tcPr>
          <w:p w14:paraId="40D604CC" w14:textId="3B31EFC7"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3.1</w:t>
            </w:r>
          </w:p>
        </w:tc>
        <w:tc>
          <w:tcPr>
            <w:tcW w:w="1635" w:type="dxa"/>
          </w:tcPr>
          <w:p w14:paraId="6D82EEEE" w14:textId="751BAB8B" w:rsidR="00581005" w:rsidRPr="007B42A5" w:rsidRDefault="00581005">
            <w:pPr>
              <w:jc w:val="right"/>
              <w:rPr>
                <w:rFonts w:ascii="Times New Roman" w:hAnsi="Times New Roman" w:cs="Times New Roman"/>
                <w:color w:val="auto"/>
              </w:rPr>
            </w:pPr>
            <w:r w:rsidRPr="007B42A5">
              <w:rPr>
                <w:rFonts w:ascii="Times New Roman" w:hAnsi="Times New Roman" w:cs="Times New Roman"/>
                <w:color w:val="auto"/>
              </w:rPr>
              <w:t>2.9</w:t>
            </w:r>
          </w:p>
        </w:tc>
        <w:tc>
          <w:tcPr>
            <w:tcW w:w="1800" w:type="dxa"/>
          </w:tcPr>
          <w:p w14:paraId="53152515" w14:textId="6D16577C" w:rsidR="00581005" w:rsidRPr="007B42A5" w:rsidRDefault="00581005">
            <w:pPr>
              <w:jc w:val="right"/>
              <w:rPr>
                <w:rFonts w:ascii="Times New Roman" w:hAnsi="Times New Roman" w:cs="Times New Roman"/>
                <w:color w:val="auto"/>
              </w:rPr>
            </w:pPr>
            <w:r w:rsidRPr="007B42A5">
              <w:rPr>
                <w:rFonts w:ascii="Times New Roman" w:hAnsi="Times New Roman" w:cs="Times New Roman"/>
                <w:color w:val="auto"/>
              </w:rPr>
              <w:t>4.9</w:t>
            </w:r>
          </w:p>
        </w:tc>
      </w:tr>
      <w:tr w:rsidR="00581005" w:rsidRPr="007B42A5" w14:paraId="6B552EA4" w14:textId="77777777">
        <w:trPr>
          <w:trHeight w:val="140"/>
        </w:trPr>
        <w:tc>
          <w:tcPr>
            <w:tcW w:w="2082" w:type="dxa"/>
          </w:tcPr>
          <w:p w14:paraId="459EDBA4" w14:textId="30735B74"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Total</w:t>
            </w:r>
          </w:p>
        </w:tc>
        <w:tc>
          <w:tcPr>
            <w:tcW w:w="1873" w:type="dxa"/>
          </w:tcPr>
          <w:p w14:paraId="7A5CFED0" w14:textId="09CB86B7"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 1000</w:t>
            </w:r>
          </w:p>
        </w:tc>
        <w:tc>
          <w:tcPr>
            <w:tcW w:w="2055" w:type="dxa"/>
          </w:tcPr>
          <w:p w14:paraId="5CA86267" w14:textId="5AEAD83C" w:rsidR="00581005" w:rsidRPr="007B42A5" w:rsidRDefault="00581005">
            <w:pPr>
              <w:widowControl w:val="0"/>
              <w:jc w:val="center"/>
              <w:rPr>
                <w:rFonts w:ascii="Times New Roman" w:hAnsi="Times New Roman" w:cs="Times New Roman"/>
                <w:color w:val="auto"/>
              </w:rPr>
            </w:pPr>
            <w:r w:rsidRPr="007B42A5">
              <w:rPr>
                <w:rFonts w:ascii="Times New Roman" w:hAnsi="Times New Roman" w:cs="Times New Roman"/>
                <w:color w:val="auto"/>
              </w:rPr>
              <w:t>~ 12</w:t>
            </w:r>
          </w:p>
        </w:tc>
        <w:tc>
          <w:tcPr>
            <w:tcW w:w="1635" w:type="dxa"/>
          </w:tcPr>
          <w:p w14:paraId="42D3F889" w14:textId="1CB18831" w:rsidR="00581005" w:rsidRPr="007B42A5" w:rsidRDefault="00581005">
            <w:pPr>
              <w:jc w:val="right"/>
              <w:rPr>
                <w:rFonts w:ascii="Times New Roman" w:hAnsi="Times New Roman" w:cs="Times New Roman"/>
                <w:color w:val="auto"/>
              </w:rPr>
            </w:pPr>
            <w:r w:rsidRPr="007B42A5">
              <w:rPr>
                <w:rFonts w:ascii="Times New Roman" w:hAnsi="Times New Roman" w:cs="Times New Roman"/>
                <w:color w:val="auto"/>
              </w:rPr>
              <w:t>~31</w:t>
            </w:r>
          </w:p>
        </w:tc>
        <w:tc>
          <w:tcPr>
            <w:tcW w:w="1800" w:type="dxa"/>
          </w:tcPr>
          <w:p w14:paraId="58F287EB" w14:textId="7B6B80DC" w:rsidR="00581005" w:rsidRPr="007B42A5" w:rsidRDefault="00581005" w:rsidP="00581005">
            <w:pPr>
              <w:keepNext/>
              <w:jc w:val="right"/>
              <w:rPr>
                <w:rFonts w:ascii="Times New Roman" w:hAnsi="Times New Roman" w:cs="Times New Roman"/>
                <w:color w:val="auto"/>
              </w:rPr>
            </w:pPr>
            <w:r w:rsidRPr="007B42A5">
              <w:rPr>
                <w:rFonts w:ascii="Times New Roman" w:hAnsi="Times New Roman" w:cs="Times New Roman"/>
                <w:color w:val="auto"/>
              </w:rPr>
              <w:t>~53</w:t>
            </w:r>
          </w:p>
        </w:tc>
      </w:tr>
    </w:tbl>
    <w:p w14:paraId="38C7BCC6" w14:textId="0BC149E5" w:rsidR="00581005" w:rsidRPr="007B42A5" w:rsidRDefault="00581005" w:rsidP="00581005">
      <w:pPr>
        <w:pStyle w:val="Caption"/>
        <w:jc w:val="center"/>
        <w:rPr>
          <w:i w:val="0"/>
          <w:color w:val="auto"/>
          <w:sz w:val="22"/>
          <w:szCs w:val="22"/>
        </w:rPr>
      </w:pPr>
      <w:bookmarkStart w:id="14" w:name="_Ref522130130"/>
      <w:r w:rsidRPr="007B42A5">
        <w:rPr>
          <w:color w:val="auto"/>
          <w:sz w:val="22"/>
          <w:szCs w:val="22"/>
        </w:rPr>
        <w:t xml:space="preserve">Table </w:t>
      </w:r>
      <w:r w:rsidRPr="007B42A5">
        <w:rPr>
          <w:color w:val="auto"/>
          <w:sz w:val="22"/>
          <w:szCs w:val="22"/>
        </w:rPr>
        <w:fldChar w:fldCharType="begin"/>
      </w:r>
      <w:r w:rsidRPr="007B42A5">
        <w:rPr>
          <w:color w:val="auto"/>
          <w:sz w:val="22"/>
          <w:szCs w:val="22"/>
        </w:rPr>
        <w:instrText xml:space="preserve"> SEQ Table \* ARABIC </w:instrText>
      </w:r>
      <w:r w:rsidRPr="007B42A5">
        <w:rPr>
          <w:color w:val="auto"/>
          <w:sz w:val="22"/>
          <w:szCs w:val="22"/>
        </w:rPr>
        <w:fldChar w:fldCharType="separate"/>
      </w:r>
      <w:r w:rsidR="00C841E0">
        <w:rPr>
          <w:noProof/>
          <w:color w:val="auto"/>
          <w:sz w:val="22"/>
          <w:szCs w:val="22"/>
        </w:rPr>
        <w:t>2</w:t>
      </w:r>
      <w:r w:rsidRPr="007B42A5">
        <w:rPr>
          <w:color w:val="auto"/>
          <w:sz w:val="22"/>
          <w:szCs w:val="22"/>
        </w:rPr>
        <w:fldChar w:fldCharType="end"/>
      </w:r>
      <w:bookmarkEnd w:id="14"/>
      <w:r w:rsidRPr="007B42A5">
        <w:rPr>
          <w:color w:val="auto"/>
          <w:sz w:val="22"/>
          <w:szCs w:val="22"/>
        </w:rPr>
        <w:t>: Summary of surface area and sensible thermal mass for various components in the living zone.</w:t>
      </w:r>
    </w:p>
    <w:p w14:paraId="51176A2C" w14:textId="77777777" w:rsidR="00715DA9" w:rsidRPr="007B42A5" w:rsidRDefault="00715DA9" w:rsidP="00715DA9">
      <w:pPr>
        <w:spacing w:line="285" w:lineRule="auto"/>
        <w:jc w:val="both"/>
        <w:rPr>
          <w:sz w:val="22"/>
          <w:szCs w:val="22"/>
        </w:rPr>
      </w:pPr>
    </w:p>
    <w:p w14:paraId="1697B426" w14:textId="678E170E" w:rsidR="00581005" w:rsidRPr="007B42A5" w:rsidRDefault="00715DA9" w:rsidP="00715DA9">
      <w:pPr>
        <w:spacing w:line="285" w:lineRule="auto"/>
        <w:jc w:val="both"/>
        <w:rPr>
          <w:i/>
          <w:sz w:val="22"/>
          <w:szCs w:val="22"/>
        </w:rPr>
      </w:pPr>
      <w:r w:rsidRPr="007B42A5">
        <w:rPr>
          <w:sz w:val="22"/>
          <w:szCs w:val="22"/>
        </w:rPr>
        <w:t xml:space="preserve">CLT thermal properties used in </w:t>
      </w:r>
      <w:proofErr w:type="spellStart"/>
      <w:r w:rsidRPr="007B42A5">
        <w:rPr>
          <w:sz w:val="22"/>
          <w:szCs w:val="22"/>
        </w:rPr>
        <w:t>EnergyPlus</w:t>
      </w:r>
      <w:proofErr w:type="spellEnd"/>
      <w:r w:rsidRPr="007B42A5">
        <w:rPr>
          <w:sz w:val="22"/>
          <w:szCs w:val="22"/>
        </w:rPr>
        <w:t xml:space="preserve"> are a thermal conductivity of 0.12 W/m K (0.83 Btu in/h ft</w:t>
      </w:r>
      <w:r w:rsidRPr="007B42A5">
        <w:rPr>
          <w:sz w:val="22"/>
          <w:szCs w:val="22"/>
          <w:vertAlign w:val="superscript"/>
        </w:rPr>
        <w:t xml:space="preserve">2 </w:t>
      </w:r>
      <w:r w:rsidRPr="007B42A5">
        <w:rPr>
          <w:sz w:val="22"/>
          <w:szCs w:val="22"/>
        </w:rPr>
        <w:t>F), a specific heat of 1590 J/kg C (0.38 Btu/</w:t>
      </w:r>
      <w:proofErr w:type="spellStart"/>
      <w:r w:rsidRPr="007B42A5">
        <w:rPr>
          <w:sz w:val="22"/>
          <w:szCs w:val="22"/>
        </w:rPr>
        <w:t>lb</w:t>
      </w:r>
      <w:proofErr w:type="spellEnd"/>
      <w:r w:rsidRPr="007B42A5">
        <w:rPr>
          <w:sz w:val="22"/>
          <w:szCs w:val="22"/>
        </w:rPr>
        <w:t>-F), and a density of 560 kg/m</w:t>
      </w:r>
      <w:r w:rsidRPr="007B42A5">
        <w:rPr>
          <w:sz w:val="22"/>
          <w:szCs w:val="22"/>
          <w:vertAlign w:val="superscript"/>
        </w:rPr>
        <w:t>3</w:t>
      </w:r>
      <w:r w:rsidRPr="007B42A5">
        <w:rPr>
          <w:sz w:val="22"/>
          <w:szCs w:val="22"/>
        </w:rPr>
        <w:t xml:space="preserve"> (35 </w:t>
      </w:r>
      <w:proofErr w:type="spellStart"/>
      <w:r w:rsidRPr="007B42A5">
        <w:rPr>
          <w:sz w:val="22"/>
          <w:szCs w:val="22"/>
        </w:rPr>
        <w:t>lb</w:t>
      </w:r>
      <w:proofErr w:type="spellEnd"/>
      <w:r w:rsidRPr="007B42A5">
        <w:rPr>
          <w:sz w:val="22"/>
          <w:szCs w:val="22"/>
        </w:rPr>
        <w:t>/ft</w:t>
      </w:r>
      <w:r w:rsidRPr="007B42A5">
        <w:rPr>
          <w:sz w:val="22"/>
          <w:szCs w:val="22"/>
          <w:vertAlign w:val="superscript"/>
        </w:rPr>
        <w:t>3</w:t>
      </w:r>
      <w:r w:rsidRPr="007B42A5">
        <w:rPr>
          <w:sz w:val="22"/>
          <w:szCs w:val="22"/>
        </w:rPr>
        <w:t xml:space="preserve">) </w:t>
      </w:r>
      <w:r w:rsidRPr="007B42A5">
        <w:t>[8]</w:t>
      </w:r>
      <w:r w:rsidRPr="007B42A5">
        <w:rPr>
          <w:sz w:val="22"/>
          <w:szCs w:val="22"/>
        </w:rPr>
        <w:t>.</w:t>
      </w:r>
    </w:p>
    <w:p w14:paraId="2D7E7653" w14:textId="77777777" w:rsidR="00715DA9" w:rsidRPr="007B42A5" w:rsidRDefault="00715DA9">
      <w:pPr>
        <w:spacing w:line="285" w:lineRule="auto"/>
        <w:jc w:val="both"/>
        <w:rPr>
          <w:i/>
          <w:sz w:val="22"/>
          <w:szCs w:val="22"/>
        </w:rPr>
      </w:pPr>
    </w:p>
    <w:p w14:paraId="6A85CF71" w14:textId="77777777" w:rsidR="000F3D81" w:rsidRDefault="000F3D81" w:rsidP="000F3D81">
      <w:pPr>
        <w:spacing w:line="285" w:lineRule="auto"/>
        <w:jc w:val="both"/>
        <w:rPr>
          <w:i/>
          <w:sz w:val="22"/>
          <w:szCs w:val="22"/>
        </w:rPr>
      </w:pPr>
      <w:r>
        <w:rPr>
          <w:i/>
          <w:sz w:val="22"/>
          <w:szCs w:val="22"/>
        </w:rPr>
        <w:t xml:space="preserve">Hygrothermal </w:t>
      </w:r>
      <w:r w:rsidR="00CE4ED8" w:rsidRPr="007B42A5">
        <w:rPr>
          <w:i/>
          <w:sz w:val="22"/>
          <w:szCs w:val="22"/>
        </w:rPr>
        <w:t>simulations</w:t>
      </w:r>
      <w:bookmarkStart w:id="15" w:name="_30j0zll" w:colFirst="0" w:colLast="0"/>
      <w:bookmarkEnd w:id="15"/>
    </w:p>
    <w:p w14:paraId="31BAA680" w14:textId="1D8AA26C" w:rsidR="00B32C55" w:rsidRPr="000F3D81" w:rsidRDefault="00CE4ED8" w:rsidP="000F3D81">
      <w:pPr>
        <w:spacing w:line="285" w:lineRule="auto"/>
        <w:jc w:val="both"/>
        <w:rPr>
          <w:i/>
          <w:sz w:val="22"/>
          <w:szCs w:val="22"/>
        </w:rPr>
      </w:pPr>
      <w:r w:rsidRPr="007B42A5">
        <w:rPr>
          <w:sz w:val="22"/>
          <w:szCs w:val="22"/>
        </w:rPr>
        <w:t xml:space="preserve">The hygrothermal analysis on the CLT homes </w:t>
      </w:r>
      <w:r w:rsidR="006A3F9D" w:rsidRPr="007B42A5">
        <w:rPr>
          <w:sz w:val="22"/>
          <w:szCs w:val="22"/>
        </w:rPr>
        <w:t xml:space="preserve">focus on </w:t>
      </w:r>
      <w:r w:rsidRPr="007B42A5">
        <w:rPr>
          <w:sz w:val="22"/>
          <w:szCs w:val="22"/>
        </w:rPr>
        <w:t>wall, attic, and second level floor</w:t>
      </w:r>
      <w:r w:rsidR="00C56633" w:rsidRPr="007B42A5">
        <w:rPr>
          <w:sz w:val="22"/>
          <w:szCs w:val="22"/>
        </w:rPr>
        <w:t>,</w:t>
      </w:r>
      <w:r w:rsidRPr="007B42A5">
        <w:rPr>
          <w:sz w:val="22"/>
          <w:szCs w:val="22"/>
        </w:rPr>
        <w:t xml:space="preserve"> (the assemblies that contained CLT)</w:t>
      </w:r>
      <w:r w:rsidR="006A3F9D" w:rsidRPr="007B42A5">
        <w:rPr>
          <w:sz w:val="22"/>
          <w:szCs w:val="22"/>
        </w:rPr>
        <w:t xml:space="preserve"> having the same thickness </w:t>
      </w:r>
      <w:r w:rsidRPr="007B42A5">
        <w:rPr>
          <w:sz w:val="22"/>
          <w:szCs w:val="22"/>
        </w:rPr>
        <w:t>in all three regions. All simulations started on January 1</w:t>
      </w:r>
      <w:r w:rsidRPr="007B42A5">
        <w:rPr>
          <w:sz w:val="22"/>
          <w:szCs w:val="22"/>
          <w:vertAlign w:val="superscript"/>
        </w:rPr>
        <w:t>st</w:t>
      </w:r>
      <w:r w:rsidR="00487268">
        <w:rPr>
          <w:sz w:val="22"/>
          <w:szCs w:val="22"/>
        </w:rPr>
        <w:t>.</w:t>
      </w:r>
      <w:r w:rsidRPr="007B42A5">
        <w:rPr>
          <w:sz w:val="22"/>
          <w:szCs w:val="22"/>
        </w:rPr>
        <w:t xml:space="preserve"> </w:t>
      </w:r>
    </w:p>
    <w:p w14:paraId="60923BAA" w14:textId="77777777" w:rsidR="00B32C55" w:rsidRPr="007B42A5" w:rsidRDefault="00B32C55">
      <w:pPr>
        <w:jc w:val="both"/>
        <w:rPr>
          <w:sz w:val="22"/>
          <w:szCs w:val="22"/>
        </w:rPr>
      </w:pPr>
    </w:p>
    <w:commentRangeStart w:id="16"/>
    <w:commentRangeStart w:id="17"/>
    <w:p w14:paraId="6507C751" w14:textId="55FD6BAA" w:rsidR="006A3F9D" w:rsidRPr="007B42A5" w:rsidRDefault="00581005" w:rsidP="006A3F9D">
      <w:pPr>
        <w:jc w:val="both"/>
        <w:rPr>
          <w:sz w:val="22"/>
          <w:szCs w:val="22"/>
        </w:rPr>
      </w:pPr>
      <w:r w:rsidRPr="007B42A5">
        <w:rPr>
          <w:sz w:val="22"/>
          <w:szCs w:val="22"/>
        </w:rPr>
        <w:fldChar w:fldCharType="begin"/>
      </w:r>
      <w:r w:rsidRPr="007B42A5">
        <w:rPr>
          <w:sz w:val="22"/>
          <w:szCs w:val="22"/>
        </w:rPr>
        <w:instrText xml:space="preserve"> REF _Ref522130151 \h </w:instrText>
      </w:r>
      <w:r w:rsidRPr="007B42A5">
        <w:rPr>
          <w:sz w:val="22"/>
          <w:szCs w:val="22"/>
        </w:rPr>
      </w:r>
      <w:r w:rsidRPr="007B42A5">
        <w:rPr>
          <w:sz w:val="22"/>
          <w:szCs w:val="22"/>
        </w:rPr>
        <w:fldChar w:fldCharType="separate"/>
      </w:r>
      <w:r w:rsidR="00C841E0" w:rsidRPr="007B42A5">
        <w:rPr>
          <w:sz w:val="22"/>
          <w:szCs w:val="22"/>
        </w:rPr>
        <w:t xml:space="preserve">Figure </w:t>
      </w:r>
      <w:r w:rsidR="00C841E0">
        <w:rPr>
          <w:noProof/>
          <w:sz w:val="22"/>
          <w:szCs w:val="22"/>
        </w:rPr>
        <w:t>3</w:t>
      </w:r>
      <w:r w:rsidRPr="007B42A5">
        <w:rPr>
          <w:sz w:val="22"/>
          <w:szCs w:val="22"/>
        </w:rPr>
        <w:fldChar w:fldCharType="end"/>
      </w:r>
      <w:r w:rsidRPr="007B42A5">
        <w:rPr>
          <w:sz w:val="22"/>
          <w:szCs w:val="22"/>
        </w:rPr>
        <w:t xml:space="preserve"> </w:t>
      </w:r>
      <w:r w:rsidR="00277E1A" w:rsidRPr="007B42A5">
        <w:rPr>
          <w:sz w:val="22"/>
          <w:szCs w:val="22"/>
        </w:rPr>
        <w:t>shows the</w:t>
      </w:r>
      <w:r w:rsidR="00CE4ED8" w:rsidRPr="007B42A5">
        <w:rPr>
          <w:sz w:val="22"/>
          <w:szCs w:val="22"/>
        </w:rPr>
        <w:t xml:space="preserve"> CLT wall assembly, from left (exterior) to right (interior)</w:t>
      </w:r>
      <w:r w:rsidR="006A3F9D" w:rsidRPr="007B42A5">
        <w:rPr>
          <w:sz w:val="22"/>
          <w:szCs w:val="22"/>
        </w:rPr>
        <w:t>: t</w:t>
      </w:r>
      <w:r w:rsidR="00CE4ED8" w:rsidRPr="007B42A5">
        <w:rPr>
          <w:sz w:val="22"/>
          <w:szCs w:val="22"/>
        </w:rPr>
        <w:t>he exterior is made of composite wood panels, followed by an air gap</w:t>
      </w:r>
      <w:r w:rsidR="006A3F9D" w:rsidRPr="007B42A5">
        <w:rPr>
          <w:sz w:val="22"/>
          <w:szCs w:val="22"/>
        </w:rPr>
        <w:t xml:space="preserve">, </w:t>
      </w:r>
      <w:r w:rsidR="00CE4ED8" w:rsidRPr="007B42A5">
        <w:rPr>
          <w:sz w:val="22"/>
          <w:szCs w:val="22"/>
        </w:rPr>
        <w:t>exterior polystyrene insulation, a weather resistive barrier (WRB)</w:t>
      </w:r>
      <w:r w:rsidR="006A3F9D" w:rsidRPr="007B42A5">
        <w:rPr>
          <w:sz w:val="22"/>
          <w:szCs w:val="22"/>
        </w:rPr>
        <w:t>,</w:t>
      </w:r>
      <w:r w:rsidR="00CE4ED8" w:rsidRPr="007B42A5">
        <w:rPr>
          <w:sz w:val="22"/>
          <w:szCs w:val="22"/>
        </w:rPr>
        <w:t xml:space="preserve"> the 3-ply CLT panel</w:t>
      </w:r>
      <w:r w:rsidR="006A3F9D" w:rsidRPr="007B42A5">
        <w:rPr>
          <w:sz w:val="22"/>
          <w:szCs w:val="22"/>
        </w:rPr>
        <w:t xml:space="preserve"> and</w:t>
      </w:r>
      <w:r w:rsidR="00CE4ED8" w:rsidRPr="007B42A5">
        <w:rPr>
          <w:sz w:val="22"/>
          <w:szCs w:val="22"/>
        </w:rPr>
        <w:t xml:space="preserve"> interior gypsum board</w:t>
      </w:r>
      <w:r w:rsidR="006A3F9D" w:rsidRPr="007B42A5">
        <w:rPr>
          <w:sz w:val="22"/>
          <w:szCs w:val="22"/>
        </w:rPr>
        <w:t>.</w:t>
      </w:r>
    </w:p>
    <w:p w14:paraId="7676511A" w14:textId="77777777" w:rsidR="006A3F9D" w:rsidRPr="007B42A5" w:rsidRDefault="006A3F9D" w:rsidP="006A3F9D">
      <w:pPr>
        <w:jc w:val="both"/>
        <w:rPr>
          <w:sz w:val="22"/>
          <w:szCs w:val="22"/>
        </w:rPr>
      </w:pPr>
    </w:p>
    <w:p w14:paraId="34125B1E" w14:textId="170A3A72" w:rsidR="004945E3" w:rsidRPr="007B42A5" w:rsidRDefault="00581005" w:rsidP="004945E3">
      <w:pPr>
        <w:tabs>
          <w:tab w:val="left" w:pos="6312"/>
        </w:tabs>
        <w:jc w:val="both"/>
        <w:rPr>
          <w:sz w:val="22"/>
          <w:szCs w:val="22"/>
        </w:rPr>
      </w:pPr>
      <w:r w:rsidRPr="007B42A5">
        <w:rPr>
          <w:sz w:val="22"/>
          <w:szCs w:val="22"/>
        </w:rPr>
        <w:lastRenderedPageBreak/>
        <w:fldChar w:fldCharType="begin"/>
      </w:r>
      <w:r w:rsidRPr="007B42A5">
        <w:rPr>
          <w:sz w:val="22"/>
          <w:szCs w:val="22"/>
        </w:rPr>
        <w:instrText xml:space="preserve"> REF _Ref522130167 \h </w:instrText>
      </w:r>
      <w:r w:rsidRPr="007B42A5">
        <w:rPr>
          <w:sz w:val="22"/>
          <w:szCs w:val="22"/>
        </w:rPr>
      </w:r>
      <w:r w:rsidRPr="007B42A5">
        <w:rPr>
          <w:sz w:val="22"/>
          <w:szCs w:val="22"/>
        </w:rPr>
        <w:fldChar w:fldCharType="separate"/>
      </w:r>
      <w:r w:rsidR="00C841E0" w:rsidRPr="007B42A5">
        <w:rPr>
          <w:sz w:val="22"/>
          <w:szCs w:val="22"/>
        </w:rPr>
        <w:t xml:space="preserve">Figure </w:t>
      </w:r>
      <w:r w:rsidR="00C841E0">
        <w:rPr>
          <w:noProof/>
          <w:sz w:val="22"/>
          <w:szCs w:val="22"/>
        </w:rPr>
        <w:t>4</w:t>
      </w:r>
      <w:r w:rsidRPr="007B42A5">
        <w:rPr>
          <w:sz w:val="22"/>
          <w:szCs w:val="22"/>
        </w:rPr>
        <w:fldChar w:fldCharType="end"/>
      </w:r>
      <w:r w:rsidRPr="007B42A5">
        <w:rPr>
          <w:sz w:val="22"/>
          <w:szCs w:val="22"/>
        </w:rPr>
        <w:t xml:space="preserve"> </w:t>
      </w:r>
      <w:r w:rsidR="00A10423" w:rsidRPr="007B42A5">
        <w:rPr>
          <w:sz w:val="22"/>
          <w:szCs w:val="22"/>
        </w:rPr>
        <w:t>s</w:t>
      </w:r>
      <w:r w:rsidR="006A3F9D" w:rsidRPr="007B42A5">
        <w:rPr>
          <w:sz w:val="22"/>
          <w:szCs w:val="22"/>
        </w:rPr>
        <w:t>hows the</w:t>
      </w:r>
      <w:r w:rsidR="00CE4ED8" w:rsidRPr="007B42A5">
        <w:rPr>
          <w:sz w:val="22"/>
          <w:szCs w:val="22"/>
        </w:rPr>
        <w:t xml:space="preserve"> CLT floor assembly</w:t>
      </w:r>
      <w:r w:rsidR="006A3F9D" w:rsidRPr="007B42A5">
        <w:rPr>
          <w:sz w:val="22"/>
          <w:szCs w:val="22"/>
        </w:rPr>
        <w:t xml:space="preserve"> </w:t>
      </w:r>
      <w:r w:rsidR="00CE4ED8" w:rsidRPr="007B42A5">
        <w:rPr>
          <w:sz w:val="22"/>
          <w:szCs w:val="22"/>
        </w:rPr>
        <w:t>from left to right, which is equivalent to top to bottom, respectively</w:t>
      </w:r>
      <w:r w:rsidR="006A3F9D" w:rsidRPr="007B42A5">
        <w:rPr>
          <w:sz w:val="22"/>
          <w:szCs w:val="22"/>
        </w:rPr>
        <w:t>:</w:t>
      </w:r>
      <w:r w:rsidR="00CE4ED8" w:rsidRPr="007B42A5">
        <w:rPr>
          <w:sz w:val="22"/>
          <w:szCs w:val="22"/>
        </w:rPr>
        <w:t xml:space="preserve"> laminate flooring, underlay, an oriented strand board (OSB), the 5-ply CLT panel, and finally a gypsum board for the ceiling. The laminate flooring is the floor of the second level of the house and the gypsum board is the ceiling of the first level of the house.</w:t>
      </w:r>
    </w:p>
    <w:p w14:paraId="078B346F" w14:textId="77777777" w:rsidR="00581005" w:rsidRPr="007B42A5" w:rsidRDefault="00581005" w:rsidP="004945E3">
      <w:pPr>
        <w:tabs>
          <w:tab w:val="left" w:pos="6312"/>
        </w:tabs>
        <w:jc w:val="both"/>
        <w:rPr>
          <w:sz w:val="22"/>
          <w:szCs w:val="22"/>
        </w:rPr>
      </w:pPr>
    </w:p>
    <w:p w14:paraId="542ABCDB" w14:textId="0F66FBE8" w:rsidR="00B32C55" w:rsidRPr="007B42A5" w:rsidRDefault="00581005" w:rsidP="004945E3">
      <w:pPr>
        <w:tabs>
          <w:tab w:val="left" w:pos="6312"/>
        </w:tabs>
        <w:jc w:val="both"/>
        <w:rPr>
          <w:sz w:val="22"/>
          <w:szCs w:val="22"/>
        </w:rPr>
      </w:pPr>
      <w:r w:rsidRPr="007B42A5">
        <w:fldChar w:fldCharType="begin"/>
      </w:r>
      <w:r w:rsidRPr="007B42A5">
        <w:instrText xml:space="preserve"> REF _Ref522130185 \h </w:instrText>
      </w:r>
      <w:r w:rsidRPr="007B42A5">
        <w:fldChar w:fldCharType="separate"/>
      </w:r>
      <w:r w:rsidR="00C841E0" w:rsidRPr="007B42A5">
        <w:rPr>
          <w:sz w:val="22"/>
          <w:szCs w:val="22"/>
        </w:rPr>
        <w:t xml:space="preserve">Figure </w:t>
      </w:r>
      <w:r w:rsidR="00C841E0">
        <w:rPr>
          <w:noProof/>
          <w:sz w:val="22"/>
          <w:szCs w:val="22"/>
        </w:rPr>
        <w:t>5</w:t>
      </w:r>
      <w:r w:rsidRPr="007B42A5">
        <w:fldChar w:fldCharType="end"/>
      </w:r>
      <w:r w:rsidRPr="007B42A5">
        <w:t xml:space="preserve"> </w:t>
      </w:r>
      <w:r w:rsidR="004945E3" w:rsidRPr="00B77417">
        <w:rPr>
          <w:sz w:val="22"/>
        </w:rPr>
        <w:t xml:space="preserve">shows </w:t>
      </w:r>
      <w:r w:rsidR="004945E3" w:rsidRPr="007B42A5">
        <w:rPr>
          <w:sz w:val="22"/>
          <w:szCs w:val="22"/>
        </w:rPr>
        <w:t>t</w:t>
      </w:r>
      <w:r w:rsidR="00CE4ED8" w:rsidRPr="007B42A5">
        <w:rPr>
          <w:sz w:val="22"/>
          <w:szCs w:val="22"/>
        </w:rPr>
        <w:t>he CLT attic assembly</w:t>
      </w:r>
      <w:r w:rsidR="004945E3" w:rsidRPr="007B42A5">
        <w:rPr>
          <w:sz w:val="22"/>
          <w:szCs w:val="22"/>
        </w:rPr>
        <w:t>,</w:t>
      </w:r>
      <w:r w:rsidR="00CE4ED8" w:rsidRPr="007B42A5">
        <w:rPr>
          <w:sz w:val="22"/>
          <w:szCs w:val="22"/>
        </w:rPr>
        <w:t xml:space="preserve"> from left to right, which is equivalent to top to bottom, respectively</w:t>
      </w:r>
      <w:r w:rsidR="004945E3" w:rsidRPr="007B42A5">
        <w:rPr>
          <w:sz w:val="22"/>
          <w:szCs w:val="22"/>
        </w:rPr>
        <w:t>:</w:t>
      </w:r>
      <w:r w:rsidR="00CE4ED8" w:rsidRPr="007B42A5">
        <w:rPr>
          <w:sz w:val="22"/>
          <w:szCs w:val="22"/>
        </w:rPr>
        <w:t xml:space="preserve"> with R5 cellulose in</w:t>
      </w:r>
      <w:r w:rsidR="004945E3" w:rsidRPr="007B42A5">
        <w:rPr>
          <w:sz w:val="22"/>
          <w:szCs w:val="22"/>
        </w:rPr>
        <w:t xml:space="preserve">sulation, </w:t>
      </w:r>
      <w:r w:rsidR="00CE4ED8" w:rsidRPr="007B42A5">
        <w:rPr>
          <w:sz w:val="22"/>
          <w:szCs w:val="22"/>
        </w:rPr>
        <w:t xml:space="preserve">5-ply CLT panel, followed by a gypsum board for the bottom/ceiling.  </w:t>
      </w:r>
      <w:r w:rsidR="00962D1A" w:rsidRPr="007B42A5">
        <w:rPr>
          <w:sz w:val="22"/>
          <w:szCs w:val="22"/>
        </w:rPr>
        <w:t>All hygrothermal p</w:t>
      </w:r>
      <w:r w:rsidR="004945E3" w:rsidRPr="007B42A5">
        <w:rPr>
          <w:sz w:val="22"/>
          <w:szCs w:val="22"/>
        </w:rPr>
        <w:t>roperties come from the WUFI database.</w:t>
      </w:r>
      <w:r w:rsidR="00CE4ED8" w:rsidRPr="007B42A5">
        <w:rPr>
          <w:sz w:val="22"/>
          <w:szCs w:val="22"/>
        </w:rPr>
        <w:t xml:space="preserve"> </w:t>
      </w:r>
      <w:commentRangeEnd w:id="16"/>
      <w:r w:rsidR="00B77417">
        <w:rPr>
          <w:rStyle w:val="CommentReference"/>
        </w:rPr>
        <w:commentReference w:id="16"/>
      </w:r>
      <w:commentRangeEnd w:id="17"/>
      <w:r w:rsidR="00912DF7">
        <w:rPr>
          <w:rStyle w:val="CommentReference"/>
        </w:rPr>
        <w:commentReference w:id="17"/>
      </w:r>
    </w:p>
    <w:p w14:paraId="069BEFC2" w14:textId="77777777" w:rsidR="00B32C55" w:rsidRPr="007B42A5" w:rsidRDefault="00B32C55">
      <w:pPr>
        <w:jc w:val="both"/>
        <w:rPr>
          <w:sz w:val="22"/>
          <w:szCs w:val="22"/>
        </w:rPr>
      </w:pPr>
    </w:p>
    <w:p w14:paraId="248151D0" w14:textId="58CF5380" w:rsidR="00B77417" w:rsidRDefault="00277E1A" w:rsidP="00F56579">
      <w:pPr>
        <w:jc w:val="both"/>
        <w:rPr>
          <w:sz w:val="22"/>
          <w:szCs w:val="22"/>
        </w:rPr>
      </w:pPr>
      <w:r w:rsidRPr="007B42A5">
        <w:rPr>
          <w:sz w:val="22"/>
          <w:szCs w:val="22"/>
        </w:rPr>
        <w:t>The orientation of the analyzed</w:t>
      </w:r>
      <w:r w:rsidR="00D91089" w:rsidRPr="007B42A5">
        <w:rPr>
          <w:sz w:val="22"/>
          <w:szCs w:val="22"/>
        </w:rPr>
        <w:t xml:space="preserve"> </w:t>
      </w:r>
      <w:r w:rsidR="00CE4ED8" w:rsidRPr="007B42A5">
        <w:rPr>
          <w:sz w:val="22"/>
          <w:szCs w:val="22"/>
        </w:rPr>
        <w:t xml:space="preserve">wall assembly </w:t>
      </w:r>
      <w:r w:rsidRPr="007B42A5">
        <w:rPr>
          <w:sz w:val="22"/>
          <w:szCs w:val="22"/>
        </w:rPr>
        <w:t>is based on</w:t>
      </w:r>
      <w:r w:rsidR="00D91089" w:rsidRPr="007B42A5">
        <w:rPr>
          <w:sz w:val="22"/>
          <w:szCs w:val="22"/>
        </w:rPr>
        <w:t xml:space="preserve"> </w:t>
      </w:r>
      <w:r w:rsidR="00CE4ED8" w:rsidRPr="007B42A5">
        <w:rPr>
          <w:sz w:val="22"/>
          <w:szCs w:val="22"/>
        </w:rPr>
        <w:t>the direction from</w:t>
      </w:r>
      <w:r w:rsidRPr="007B42A5">
        <w:rPr>
          <w:sz w:val="22"/>
          <w:szCs w:val="22"/>
        </w:rPr>
        <w:t xml:space="preserve"> which</w:t>
      </w:r>
      <w:r w:rsidR="00CE4ED8" w:rsidRPr="007B42A5">
        <w:rPr>
          <w:sz w:val="22"/>
          <w:szCs w:val="22"/>
        </w:rPr>
        <w:t xml:space="preserve"> </w:t>
      </w:r>
      <w:r w:rsidRPr="007B42A5">
        <w:rPr>
          <w:sz w:val="22"/>
          <w:szCs w:val="22"/>
        </w:rPr>
        <w:t xml:space="preserve">the </w:t>
      </w:r>
      <w:r w:rsidR="00CE4ED8" w:rsidRPr="007B42A5">
        <w:rPr>
          <w:sz w:val="22"/>
          <w:szCs w:val="22"/>
        </w:rPr>
        <w:t>rain c</w:t>
      </w:r>
      <w:r w:rsidRPr="007B42A5">
        <w:rPr>
          <w:sz w:val="22"/>
          <w:szCs w:val="22"/>
        </w:rPr>
        <w:t>o</w:t>
      </w:r>
      <w:r w:rsidR="00D91089" w:rsidRPr="007B42A5">
        <w:rPr>
          <w:sz w:val="22"/>
          <w:szCs w:val="22"/>
        </w:rPr>
        <w:t>me</w:t>
      </w:r>
      <w:r w:rsidRPr="007B42A5">
        <w:rPr>
          <w:sz w:val="22"/>
          <w:szCs w:val="22"/>
        </w:rPr>
        <w:t>s from</w:t>
      </w:r>
      <w:r w:rsidR="00B77417">
        <w:rPr>
          <w:sz w:val="22"/>
          <w:szCs w:val="22"/>
        </w:rPr>
        <w:t xml:space="preserve"> most often</w:t>
      </w:r>
      <w:r w:rsidRPr="007B42A5">
        <w:rPr>
          <w:sz w:val="22"/>
          <w:szCs w:val="22"/>
        </w:rPr>
        <w:t xml:space="preserve"> t</w:t>
      </w:r>
      <w:r w:rsidR="00CE4ED8" w:rsidRPr="007B42A5">
        <w:rPr>
          <w:sz w:val="22"/>
          <w:szCs w:val="22"/>
        </w:rPr>
        <w:t xml:space="preserve">o </w:t>
      </w:r>
      <w:r w:rsidR="00B77417">
        <w:rPr>
          <w:sz w:val="22"/>
          <w:szCs w:val="22"/>
        </w:rPr>
        <w:t>test the</w:t>
      </w:r>
      <w:r w:rsidRPr="007B42A5">
        <w:rPr>
          <w:sz w:val="22"/>
          <w:szCs w:val="22"/>
        </w:rPr>
        <w:t xml:space="preserve"> surface</w:t>
      </w:r>
      <w:r w:rsidR="00CE4ED8" w:rsidRPr="007B42A5">
        <w:rPr>
          <w:sz w:val="22"/>
          <w:szCs w:val="22"/>
        </w:rPr>
        <w:t xml:space="preserve"> enduring the most wind and rain in the respective regions. The </w:t>
      </w:r>
      <w:r w:rsidR="00A17415" w:rsidRPr="007B42A5">
        <w:rPr>
          <w:sz w:val="22"/>
          <w:szCs w:val="22"/>
        </w:rPr>
        <w:t xml:space="preserve">analyzed </w:t>
      </w:r>
      <w:r w:rsidRPr="007B42A5">
        <w:rPr>
          <w:sz w:val="22"/>
          <w:szCs w:val="22"/>
        </w:rPr>
        <w:t xml:space="preserve">wall </w:t>
      </w:r>
      <w:r w:rsidR="00A17415" w:rsidRPr="007B42A5">
        <w:rPr>
          <w:sz w:val="22"/>
          <w:szCs w:val="22"/>
        </w:rPr>
        <w:t>orientations are as follows:</w:t>
      </w:r>
      <w:r w:rsidRPr="007B42A5">
        <w:rPr>
          <w:sz w:val="22"/>
          <w:szCs w:val="22"/>
        </w:rPr>
        <w:t xml:space="preserve"> </w:t>
      </w:r>
    </w:p>
    <w:p w14:paraId="24C3320A" w14:textId="77777777" w:rsidR="00B77417" w:rsidRDefault="00B77417" w:rsidP="00F56579">
      <w:pPr>
        <w:jc w:val="both"/>
        <w:rPr>
          <w:sz w:val="22"/>
          <w:szCs w:val="22"/>
        </w:rPr>
      </w:pPr>
    </w:p>
    <w:p w14:paraId="25806581" w14:textId="77777777" w:rsidR="00B77417" w:rsidRDefault="00CE4ED8" w:rsidP="00B77417">
      <w:pPr>
        <w:pStyle w:val="ListParagraph"/>
        <w:numPr>
          <w:ilvl w:val="0"/>
          <w:numId w:val="13"/>
        </w:numPr>
        <w:jc w:val="both"/>
        <w:rPr>
          <w:sz w:val="22"/>
          <w:szCs w:val="22"/>
        </w:rPr>
      </w:pPr>
      <w:r w:rsidRPr="00B77417">
        <w:rPr>
          <w:sz w:val="22"/>
          <w:szCs w:val="22"/>
        </w:rPr>
        <w:t>Phoenix</w:t>
      </w:r>
      <w:r w:rsidR="00B77417">
        <w:rPr>
          <w:sz w:val="22"/>
          <w:szCs w:val="22"/>
        </w:rPr>
        <w:t>:</w:t>
      </w:r>
      <w:r w:rsidR="00D91089" w:rsidRPr="00B77417">
        <w:rPr>
          <w:sz w:val="22"/>
          <w:szCs w:val="22"/>
        </w:rPr>
        <w:t xml:space="preserve"> </w:t>
      </w:r>
      <w:r w:rsidRPr="00B77417">
        <w:rPr>
          <w:sz w:val="22"/>
          <w:szCs w:val="22"/>
        </w:rPr>
        <w:t>East</w:t>
      </w:r>
    </w:p>
    <w:p w14:paraId="06CC486C" w14:textId="77F55287" w:rsidR="00B77417" w:rsidRDefault="00A17415" w:rsidP="00B77417">
      <w:pPr>
        <w:pStyle w:val="ListParagraph"/>
        <w:numPr>
          <w:ilvl w:val="0"/>
          <w:numId w:val="13"/>
        </w:numPr>
        <w:jc w:val="both"/>
        <w:rPr>
          <w:sz w:val="22"/>
          <w:szCs w:val="22"/>
        </w:rPr>
      </w:pPr>
      <w:r w:rsidRPr="00B77417">
        <w:rPr>
          <w:sz w:val="22"/>
          <w:szCs w:val="22"/>
        </w:rPr>
        <w:t xml:space="preserve"> Sacramento</w:t>
      </w:r>
      <w:r w:rsidR="00B77417">
        <w:rPr>
          <w:sz w:val="22"/>
          <w:szCs w:val="22"/>
        </w:rPr>
        <w:t xml:space="preserve">: </w:t>
      </w:r>
      <w:r w:rsidR="00CE4ED8" w:rsidRPr="00B77417">
        <w:rPr>
          <w:sz w:val="22"/>
          <w:szCs w:val="22"/>
        </w:rPr>
        <w:t>South-East</w:t>
      </w:r>
      <w:r w:rsidRPr="00B77417">
        <w:rPr>
          <w:sz w:val="22"/>
          <w:szCs w:val="22"/>
        </w:rPr>
        <w:t xml:space="preserve"> </w:t>
      </w:r>
    </w:p>
    <w:p w14:paraId="0C3786AD" w14:textId="77777777" w:rsidR="00B77417" w:rsidRDefault="00CE4ED8" w:rsidP="00B77417">
      <w:pPr>
        <w:pStyle w:val="ListParagraph"/>
        <w:numPr>
          <w:ilvl w:val="0"/>
          <w:numId w:val="13"/>
        </w:numPr>
        <w:jc w:val="both"/>
        <w:rPr>
          <w:sz w:val="22"/>
          <w:szCs w:val="22"/>
        </w:rPr>
      </w:pPr>
      <w:r w:rsidRPr="00B77417">
        <w:rPr>
          <w:sz w:val="22"/>
          <w:szCs w:val="22"/>
        </w:rPr>
        <w:t>Boston</w:t>
      </w:r>
      <w:r w:rsidR="00B77417">
        <w:rPr>
          <w:sz w:val="22"/>
          <w:szCs w:val="22"/>
        </w:rPr>
        <w:t>: North-East</w:t>
      </w:r>
    </w:p>
    <w:p w14:paraId="53D7D73F" w14:textId="77777777" w:rsidR="00B77417" w:rsidRDefault="00B77417" w:rsidP="00B77417">
      <w:pPr>
        <w:jc w:val="both"/>
        <w:rPr>
          <w:sz w:val="22"/>
          <w:szCs w:val="22"/>
        </w:rPr>
      </w:pPr>
    </w:p>
    <w:p w14:paraId="2749A2EB" w14:textId="5C14E90B" w:rsidR="00F56579" w:rsidRPr="00B77417" w:rsidRDefault="00CE4ED8" w:rsidP="00B77417">
      <w:pPr>
        <w:jc w:val="both"/>
        <w:rPr>
          <w:sz w:val="22"/>
          <w:szCs w:val="22"/>
        </w:rPr>
      </w:pPr>
      <w:r w:rsidRPr="00B77417">
        <w:rPr>
          <w:sz w:val="22"/>
          <w:szCs w:val="22"/>
        </w:rPr>
        <w:t>In addition, the initial relati</w:t>
      </w:r>
      <w:r w:rsidR="000F3D81">
        <w:rPr>
          <w:sz w:val="22"/>
          <w:szCs w:val="22"/>
        </w:rPr>
        <w:t xml:space="preserve">ve humidity of the wall assembly is </w:t>
      </w:r>
      <w:r w:rsidRPr="00B77417">
        <w:rPr>
          <w:sz w:val="22"/>
          <w:szCs w:val="22"/>
        </w:rPr>
        <w:t xml:space="preserve">set to </w:t>
      </w:r>
      <w:r w:rsidR="00D91089" w:rsidRPr="00B77417">
        <w:rPr>
          <w:sz w:val="22"/>
          <w:szCs w:val="22"/>
        </w:rPr>
        <w:t>80%</w:t>
      </w:r>
      <w:r w:rsidR="00B77417">
        <w:rPr>
          <w:sz w:val="22"/>
          <w:szCs w:val="22"/>
        </w:rPr>
        <w:t>. A 1</w:t>
      </w:r>
      <w:r w:rsidR="00D91089" w:rsidRPr="00B77417">
        <w:rPr>
          <w:sz w:val="22"/>
          <w:szCs w:val="22"/>
        </w:rPr>
        <w:t xml:space="preserve">% water infiltration </w:t>
      </w:r>
      <w:r w:rsidRPr="00B77417">
        <w:rPr>
          <w:sz w:val="22"/>
          <w:szCs w:val="22"/>
        </w:rPr>
        <w:t>from rainfall</w:t>
      </w:r>
      <w:r w:rsidR="00B77417">
        <w:rPr>
          <w:sz w:val="22"/>
          <w:szCs w:val="22"/>
        </w:rPr>
        <w:t xml:space="preserve"> exists</w:t>
      </w:r>
      <w:r w:rsidR="00D91089" w:rsidRPr="00B77417">
        <w:rPr>
          <w:sz w:val="22"/>
          <w:szCs w:val="22"/>
        </w:rPr>
        <w:t xml:space="preserve"> </w:t>
      </w:r>
      <w:r w:rsidRPr="00B77417">
        <w:rPr>
          <w:sz w:val="22"/>
          <w:szCs w:val="22"/>
        </w:rPr>
        <w:t>just behin</w:t>
      </w:r>
      <w:r w:rsidR="00A17415" w:rsidRPr="00B77417">
        <w:rPr>
          <w:sz w:val="22"/>
          <w:szCs w:val="22"/>
        </w:rPr>
        <w:t xml:space="preserve">d the WRB </w:t>
      </w:r>
      <w:r w:rsidR="00A17415" w:rsidRPr="000F3D81">
        <w:rPr>
          <w:sz w:val="22"/>
          <w:szCs w:val="22"/>
        </w:rPr>
        <w:t>to</w:t>
      </w:r>
      <w:r w:rsidR="000F3D81" w:rsidRPr="000F3D81">
        <w:rPr>
          <w:sz w:val="22"/>
          <w:szCs w:val="22"/>
        </w:rPr>
        <w:t xml:space="preserve"> s</w:t>
      </w:r>
      <w:r w:rsidR="00A17415" w:rsidRPr="00B77417">
        <w:rPr>
          <w:sz w:val="22"/>
          <w:szCs w:val="22"/>
        </w:rPr>
        <w:t>ee if it</w:t>
      </w:r>
      <w:r w:rsidRPr="00B77417">
        <w:rPr>
          <w:sz w:val="22"/>
          <w:szCs w:val="22"/>
        </w:rPr>
        <w:t xml:space="preserve"> </w:t>
      </w:r>
      <w:r w:rsidR="00B51789">
        <w:rPr>
          <w:sz w:val="22"/>
          <w:szCs w:val="22"/>
        </w:rPr>
        <w:t xml:space="preserve">is </w:t>
      </w:r>
      <w:r w:rsidRPr="00B77417">
        <w:rPr>
          <w:sz w:val="22"/>
          <w:szCs w:val="22"/>
        </w:rPr>
        <w:t>still capable of drying throughout the yea</w:t>
      </w:r>
      <w:r w:rsidR="000F3D81">
        <w:rPr>
          <w:sz w:val="22"/>
          <w:szCs w:val="22"/>
        </w:rPr>
        <w:t xml:space="preserve">rs even if the WRB </w:t>
      </w:r>
      <w:r w:rsidR="00B51789">
        <w:rPr>
          <w:sz w:val="22"/>
          <w:szCs w:val="22"/>
        </w:rPr>
        <w:t xml:space="preserve">is </w:t>
      </w:r>
      <w:r w:rsidR="00F56579" w:rsidRPr="00B77417">
        <w:rPr>
          <w:sz w:val="22"/>
          <w:szCs w:val="22"/>
        </w:rPr>
        <w:t>breached.</w:t>
      </w:r>
      <w:r w:rsidRPr="00B77417">
        <w:rPr>
          <w:sz w:val="22"/>
          <w:szCs w:val="22"/>
        </w:rPr>
        <w:t xml:space="preserve"> </w:t>
      </w:r>
      <w:r w:rsidR="00F56579" w:rsidRPr="00B77417">
        <w:rPr>
          <w:sz w:val="22"/>
          <w:szCs w:val="22"/>
        </w:rPr>
        <w:t>The interior climate data used in the WUFI hy</w:t>
      </w:r>
      <w:r w:rsidR="000F3D81">
        <w:rPr>
          <w:sz w:val="22"/>
          <w:szCs w:val="22"/>
        </w:rPr>
        <w:t>grothermal analysis simulations are</w:t>
      </w:r>
      <w:r w:rsidR="00F56579" w:rsidRPr="00B77417">
        <w:rPr>
          <w:sz w:val="22"/>
          <w:szCs w:val="22"/>
        </w:rPr>
        <w:t xml:space="preserve"> from the </w:t>
      </w:r>
      <w:r w:rsidR="00B51789" w:rsidRPr="00B77417">
        <w:rPr>
          <w:sz w:val="22"/>
          <w:szCs w:val="22"/>
        </w:rPr>
        <w:t>low infiltration</w:t>
      </w:r>
      <w:r w:rsidR="00B51789">
        <w:rPr>
          <w:sz w:val="22"/>
          <w:szCs w:val="22"/>
        </w:rPr>
        <w:t xml:space="preserve"> </w:t>
      </w:r>
      <w:proofErr w:type="spellStart"/>
      <w:r w:rsidR="00F56579" w:rsidRPr="00B77417">
        <w:rPr>
          <w:sz w:val="22"/>
          <w:szCs w:val="22"/>
        </w:rPr>
        <w:t>B</w:t>
      </w:r>
      <w:r w:rsidR="00197484" w:rsidRPr="00B77417">
        <w:rPr>
          <w:sz w:val="22"/>
          <w:szCs w:val="22"/>
        </w:rPr>
        <w:t>Eo</w:t>
      </w:r>
      <w:r w:rsidR="00B51789">
        <w:rPr>
          <w:sz w:val="22"/>
          <w:szCs w:val="22"/>
        </w:rPr>
        <w:t>pt</w:t>
      </w:r>
      <w:proofErr w:type="spellEnd"/>
      <w:r w:rsidR="00B51789">
        <w:rPr>
          <w:sz w:val="22"/>
          <w:szCs w:val="22"/>
        </w:rPr>
        <w:t xml:space="preserve"> model. It should be noted then that homes </w:t>
      </w:r>
      <w:r w:rsidR="00F56579" w:rsidRPr="00B77417">
        <w:rPr>
          <w:sz w:val="22"/>
          <w:szCs w:val="22"/>
        </w:rPr>
        <w:t xml:space="preserve">with good ventilation and properly finished surfaces are at less of a risk of </w:t>
      </w:r>
      <w:r w:rsidR="004F52C1" w:rsidRPr="00B77417">
        <w:rPr>
          <w:sz w:val="22"/>
          <w:szCs w:val="22"/>
        </w:rPr>
        <w:t>high mold growth</w:t>
      </w:r>
      <w:r w:rsidR="00F56579" w:rsidRPr="00B77417">
        <w:rPr>
          <w:sz w:val="22"/>
          <w:szCs w:val="22"/>
        </w:rPr>
        <w:t xml:space="preserve"> </w:t>
      </w:r>
      <w:r w:rsidR="00912DF7">
        <w:rPr>
          <w:sz w:val="22"/>
          <w:szCs w:val="22"/>
          <w:highlight w:val="cyan"/>
        </w:rPr>
        <w:t>[</w:t>
      </w:r>
      <w:r w:rsidR="00F56579" w:rsidRPr="00B77417">
        <w:rPr>
          <w:sz w:val="22"/>
          <w:szCs w:val="22"/>
          <w:highlight w:val="cyan"/>
        </w:rPr>
        <w:t>new 22].</w:t>
      </w:r>
      <w:r w:rsidR="00F56579" w:rsidRPr="00B77417">
        <w:rPr>
          <w:sz w:val="22"/>
          <w:szCs w:val="22"/>
        </w:rPr>
        <w:t xml:space="preserve"> </w:t>
      </w:r>
    </w:p>
    <w:p w14:paraId="4EFBE91D" w14:textId="77777777" w:rsidR="00B32C55" w:rsidRPr="007B42A5" w:rsidRDefault="00C56633">
      <w:pPr>
        <w:jc w:val="both"/>
        <w:rPr>
          <w:sz w:val="22"/>
          <w:szCs w:val="22"/>
        </w:rPr>
      </w:pPr>
      <w:r w:rsidRPr="007B42A5">
        <w:rPr>
          <w:sz w:val="22"/>
          <w:szCs w:val="22"/>
        </w:rPr>
        <w:br/>
      </w:r>
      <w:r w:rsidRPr="007B42A5">
        <w:rPr>
          <w:sz w:val="22"/>
          <w:szCs w:val="22"/>
        </w:rPr>
        <w:br/>
      </w:r>
    </w:p>
    <w:p w14:paraId="312ACBE9" w14:textId="77777777" w:rsidR="00B32C55" w:rsidRPr="007B42A5" w:rsidRDefault="00B32C55" w:rsidP="00075DF8">
      <w:pPr>
        <w:keepNext/>
        <w:jc w:val="both"/>
      </w:pPr>
    </w:p>
    <w:p w14:paraId="6C24D588" w14:textId="77777777" w:rsidR="00F726C2" w:rsidRPr="007B42A5" w:rsidRDefault="00206983" w:rsidP="00F726C2">
      <w:pPr>
        <w:keepNext/>
        <w:spacing w:after="120"/>
      </w:pPr>
      <w:bookmarkStart w:id="18" w:name="_1fob9te" w:colFirst="0" w:colLast="0"/>
      <w:bookmarkEnd w:id="18"/>
      <w:r w:rsidRPr="007B42A5">
        <w:rPr>
          <w:noProof/>
        </w:rPr>
        <w:drawing>
          <wp:inline distT="0" distB="0" distL="0" distR="0" wp14:anchorId="44767EC6" wp14:editId="27EF20ED">
            <wp:extent cx="5890770" cy="23319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t wall.png"/>
                    <pic:cNvPicPr/>
                  </pic:nvPicPr>
                  <pic:blipFill>
                    <a:blip r:embed="rId13">
                      <a:extLst>
                        <a:ext uri="{28A0092B-C50C-407E-A947-70E740481C1C}">
                          <a14:useLocalDpi xmlns:a14="http://schemas.microsoft.com/office/drawing/2010/main" val="0"/>
                        </a:ext>
                      </a:extLst>
                    </a:blip>
                    <a:stretch>
                      <a:fillRect/>
                    </a:stretch>
                  </pic:blipFill>
                  <pic:spPr>
                    <a:xfrm>
                      <a:off x="0" y="0"/>
                      <a:ext cx="5890770" cy="2331922"/>
                    </a:xfrm>
                    <a:prstGeom prst="rect">
                      <a:avLst/>
                    </a:prstGeom>
                  </pic:spPr>
                </pic:pic>
              </a:graphicData>
            </a:graphic>
          </wp:inline>
        </w:drawing>
      </w:r>
    </w:p>
    <w:p w14:paraId="51DD8355" w14:textId="0F31E799" w:rsidR="0028220F" w:rsidRPr="007B42A5" w:rsidRDefault="00F726C2">
      <w:pPr>
        <w:pStyle w:val="Caption"/>
        <w:jc w:val="center"/>
        <w:rPr>
          <w:sz w:val="22"/>
          <w:szCs w:val="22"/>
        </w:rPr>
        <w:pPrChange w:id="19" w:author="Eric S" w:date="2018-08-15T17:05:00Z">
          <w:pPr>
            <w:keepNext/>
            <w:spacing w:after="120"/>
          </w:pPr>
        </w:pPrChange>
      </w:pPr>
      <w:bookmarkStart w:id="20" w:name="_Ref522130151"/>
      <w:r w:rsidRPr="007B42A5">
        <w:rPr>
          <w:color w:val="auto"/>
          <w:sz w:val="22"/>
          <w:szCs w:val="22"/>
        </w:rPr>
        <w:t xml:space="preserve">Figure </w:t>
      </w:r>
      <w:r w:rsidRPr="007B42A5">
        <w:rPr>
          <w:color w:val="auto"/>
          <w:sz w:val="22"/>
          <w:szCs w:val="22"/>
        </w:rPr>
        <w:fldChar w:fldCharType="begin"/>
      </w:r>
      <w:r w:rsidRPr="007B42A5">
        <w:rPr>
          <w:color w:val="auto"/>
          <w:sz w:val="22"/>
          <w:szCs w:val="22"/>
        </w:rPr>
        <w:instrText xml:space="preserve"> SEQ Figure \* ARABIC </w:instrText>
      </w:r>
      <w:r w:rsidRPr="007B42A5">
        <w:rPr>
          <w:color w:val="auto"/>
          <w:sz w:val="22"/>
          <w:szCs w:val="22"/>
        </w:rPr>
        <w:fldChar w:fldCharType="separate"/>
      </w:r>
      <w:r w:rsidR="004A0F7E">
        <w:rPr>
          <w:noProof/>
          <w:color w:val="auto"/>
          <w:sz w:val="22"/>
          <w:szCs w:val="22"/>
        </w:rPr>
        <w:t>3</w:t>
      </w:r>
      <w:r w:rsidRPr="007B42A5">
        <w:rPr>
          <w:color w:val="auto"/>
          <w:sz w:val="22"/>
          <w:szCs w:val="22"/>
        </w:rPr>
        <w:fldChar w:fldCharType="end"/>
      </w:r>
      <w:bookmarkEnd w:id="20"/>
      <w:r w:rsidRPr="007B42A5">
        <w:rPr>
          <w:color w:val="auto"/>
          <w:sz w:val="22"/>
          <w:szCs w:val="22"/>
        </w:rPr>
        <w:t>: Cross Section of CLT Exterior Wall Assembly</w:t>
      </w:r>
    </w:p>
    <w:p w14:paraId="4FCA807E" w14:textId="77777777" w:rsidR="00581005" w:rsidRPr="007B42A5" w:rsidRDefault="00581005" w:rsidP="00581005"/>
    <w:p w14:paraId="2AB4C556" w14:textId="17E4A613" w:rsidR="00F726C2" w:rsidRPr="007B42A5" w:rsidRDefault="00206983" w:rsidP="003E6181">
      <w:pPr>
        <w:pStyle w:val="Caption"/>
        <w:keepNext/>
        <w:rPr>
          <w:color w:val="auto"/>
        </w:rPr>
      </w:pPr>
      <w:r w:rsidRPr="007B42A5">
        <w:rPr>
          <w:noProof/>
          <w:color w:val="auto"/>
        </w:rPr>
        <w:lastRenderedPageBreak/>
        <w:drawing>
          <wp:inline distT="0" distB="0" distL="0" distR="0" wp14:anchorId="08388CEE" wp14:editId="1BCEEC7B">
            <wp:extent cx="5837426" cy="24081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or.png"/>
                    <pic:cNvPicPr/>
                  </pic:nvPicPr>
                  <pic:blipFill>
                    <a:blip r:embed="rId14">
                      <a:extLst>
                        <a:ext uri="{28A0092B-C50C-407E-A947-70E740481C1C}">
                          <a14:useLocalDpi xmlns:a14="http://schemas.microsoft.com/office/drawing/2010/main" val="0"/>
                        </a:ext>
                      </a:extLst>
                    </a:blip>
                    <a:stretch>
                      <a:fillRect/>
                    </a:stretch>
                  </pic:blipFill>
                  <pic:spPr>
                    <a:xfrm>
                      <a:off x="0" y="0"/>
                      <a:ext cx="5837426" cy="2408129"/>
                    </a:xfrm>
                    <a:prstGeom prst="rect">
                      <a:avLst/>
                    </a:prstGeom>
                  </pic:spPr>
                </pic:pic>
              </a:graphicData>
            </a:graphic>
          </wp:inline>
        </w:drawing>
      </w:r>
    </w:p>
    <w:p w14:paraId="3A043DFA" w14:textId="7D667F4D" w:rsidR="0028220F" w:rsidRPr="007B42A5" w:rsidRDefault="00F726C2" w:rsidP="004C2BD5">
      <w:pPr>
        <w:pStyle w:val="Caption"/>
        <w:jc w:val="center"/>
        <w:rPr>
          <w:color w:val="auto"/>
          <w:sz w:val="22"/>
          <w:szCs w:val="22"/>
        </w:rPr>
      </w:pPr>
      <w:bookmarkStart w:id="21" w:name="_Ref522130167"/>
      <w:r w:rsidRPr="007B42A5">
        <w:rPr>
          <w:color w:val="auto"/>
          <w:sz w:val="22"/>
          <w:szCs w:val="22"/>
        </w:rPr>
        <w:t xml:space="preserve">Figure </w:t>
      </w:r>
      <w:r w:rsidRPr="007B42A5">
        <w:rPr>
          <w:color w:val="auto"/>
          <w:sz w:val="22"/>
          <w:szCs w:val="22"/>
        </w:rPr>
        <w:fldChar w:fldCharType="begin"/>
      </w:r>
      <w:r w:rsidRPr="007B42A5">
        <w:rPr>
          <w:color w:val="auto"/>
          <w:sz w:val="22"/>
          <w:szCs w:val="22"/>
        </w:rPr>
        <w:instrText xml:space="preserve"> SEQ Figure \* ARABIC </w:instrText>
      </w:r>
      <w:r w:rsidRPr="007B42A5">
        <w:rPr>
          <w:color w:val="auto"/>
          <w:sz w:val="22"/>
          <w:szCs w:val="22"/>
        </w:rPr>
        <w:fldChar w:fldCharType="separate"/>
      </w:r>
      <w:r w:rsidR="004A0F7E">
        <w:rPr>
          <w:noProof/>
          <w:color w:val="auto"/>
          <w:sz w:val="22"/>
          <w:szCs w:val="22"/>
        </w:rPr>
        <w:t>4</w:t>
      </w:r>
      <w:r w:rsidRPr="007B42A5">
        <w:rPr>
          <w:color w:val="auto"/>
          <w:sz w:val="22"/>
          <w:szCs w:val="22"/>
        </w:rPr>
        <w:fldChar w:fldCharType="end"/>
      </w:r>
      <w:bookmarkEnd w:id="21"/>
      <w:r w:rsidRPr="007B42A5">
        <w:rPr>
          <w:color w:val="auto"/>
          <w:sz w:val="22"/>
          <w:szCs w:val="22"/>
        </w:rPr>
        <w:t>: Cross Section of CLT Floor Assembly</w:t>
      </w:r>
    </w:p>
    <w:p w14:paraId="54F6DBA9" w14:textId="77777777" w:rsidR="00581005" w:rsidRPr="007B42A5" w:rsidRDefault="00581005" w:rsidP="00581005"/>
    <w:p w14:paraId="7970B16A" w14:textId="164DFA9C" w:rsidR="00F726C2" w:rsidRPr="007B42A5" w:rsidRDefault="00206983" w:rsidP="00F726C2">
      <w:pPr>
        <w:keepNext/>
        <w:jc w:val="both"/>
      </w:pPr>
      <w:bookmarkStart w:id="22" w:name="_3znysh7" w:colFirst="0" w:colLast="0"/>
      <w:bookmarkEnd w:id="22"/>
      <w:r w:rsidRPr="007B42A5">
        <w:rPr>
          <w:noProof/>
        </w:rPr>
        <w:drawing>
          <wp:inline distT="0" distB="0" distL="0" distR="0" wp14:anchorId="52C82D0C" wp14:editId="6C52EFFD">
            <wp:extent cx="5966460" cy="2293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tic.png"/>
                    <pic:cNvPicPr/>
                  </pic:nvPicPr>
                  <pic:blipFill>
                    <a:blip r:embed="rId15">
                      <a:extLst>
                        <a:ext uri="{28A0092B-C50C-407E-A947-70E740481C1C}">
                          <a14:useLocalDpi xmlns:a14="http://schemas.microsoft.com/office/drawing/2010/main" val="0"/>
                        </a:ext>
                      </a:extLst>
                    </a:blip>
                    <a:stretch>
                      <a:fillRect/>
                    </a:stretch>
                  </pic:blipFill>
                  <pic:spPr>
                    <a:xfrm>
                      <a:off x="0" y="0"/>
                      <a:ext cx="5966978" cy="2293819"/>
                    </a:xfrm>
                    <a:prstGeom prst="rect">
                      <a:avLst/>
                    </a:prstGeom>
                  </pic:spPr>
                </pic:pic>
              </a:graphicData>
            </a:graphic>
          </wp:inline>
        </w:drawing>
      </w:r>
    </w:p>
    <w:p w14:paraId="26D50C9E" w14:textId="30480BD5" w:rsidR="0028220F" w:rsidRPr="007B42A5" w:rsidRDefault="00F726C2" w:rsidP="004C2BD5">
      <w:pPr>
        <w:pStyle w:val="Caption"/>
        <w:jc w:val="center"/>
        <w:rPr>
          <w:color w:val="auto"/>
          <w:sz w:val="22"/>
          <w:szCs w:val="22"/>
        </w:rPr>
      </w:pPr>
      <w:bookmarkStart w:id="23" w:name="_Ref522130185"/>
      <w:r w:rsidRPr="007B42A5">
        <w:rPr>
          <w:color w:val="auto"/>
          <w:sz w:val="22"/>
          <w:szCs w:val="22"/>
        </w:rPr>
        <w:t xml:space="preserve">Figure </w:t>
      </w:r>
      <w:r w:rsidRPr="007B42A5">
        <w:rPr>
          <w:color w:val="auto"/>
          <w:sz w:val="22"/>
          <w:szCs w:val="22"/>
        </w:rPr>
        <w:fldChar w:fldCharType="begin"/>
      </w:r>
      <w:r w:rsidRPr="007B42A5">
        <w:rPr>
          <w:color w:val="auto"/>
          <w:sz w:val="22"/>
          <w:szCs w:val="22"/>
        </w:rPr>
        <w:instrText xml:space="preserve"> SEQ Figure \* ARABIC </w:instrText>
      </w:r>
      <w:r w:rsidRPr="007B42A5">
        <w:rPr>
          <w:color w:val="auto"/>
          <w:sz w:val="22"/>
          <w:szCs w:val="22"/>
        </w:rPr>
        <w:fldChar w:fldCharType="separate"/>
      </w:r>
      <w:r w:rsidR="004A0F7E">
        <w:rPr>
          <w:noProof/>
          <w:color w:val="auto"/>
          <w:sz w:val="22"/>
          <w:szCs w:val="22"/>
        </w:rPr>
        <w:t>5</w:t>
      </w:r>
      <w:r w:rsidRPr="007B42A5">
        <w:rPr>
          <w:color w:val="auto"/>
          <w:sz w:val="22"/>
          <w:szCs w:val="22"/>
        </w:rPr>
        <w:fldChar w:fldCharType="end"/>
      </w:r>
      <w:bookmarkEnd w:id="23"/>
      <w:r w:rsidRPr="007B42A5">
        <w:rPr>
          <w:color w:val="auto"/>
          <w:sz w:val="22"/>
          <w:szCs w:val="22"/>
        </w:rPr>
        <w:t>: Cross Section of CLT Attic Assembly</w:t>
      </w:r>
    </w:p>
    <w:p w14:paraId="1D7938FE" w14:textId="77777777" w:rsidR="00B32C55" w:rsidRPr="007B42A5" w:rsidRDefault="00B32C55">
      <w:pPr>
        <w:spacing w:line="285" w:lineRule="auto"/>
        <w:jc w:val="both"/>
        <w:rPr>
          <w:sz w:val="22"/>
          <w:szCs w:val="22"/>
        </w:rPr>
      </w:pPr>
      <w:bookmarkStart w:id="24" w:name="_2et92p0" w:colFirst="0" w:colLast="0"/>
      <w:bookmarkEnd w:id="24"/>
    </w:p>
    <w:p w14:paraId="4E8C1F0C" w14:textId="77777777" w:rsidR="00B32C55" w:rsidRPr="007B42A5" w:rsidRDefault="00B32C55">
      <w:pPr>
        <w:spacing w:line="285" w:lineRule="auto"/>
        <w:jc w:val="both"/>
        <w:rPr>
          <w:sz w:val="22"/>
          <w:szCs w:val="22"/>
        </w:rPr>
      </w:pPr>
    </w:p>
    <w:p w14:paraId="708FE0BB" w14:textId="77777777" w:rsidR="00B32C55" w:rsidRPr="007B42A5" w:rsidRDefault="00B32C55">
      <w:pPr>
        <w:spacing w:line="285" w:lineRule="auto"/>
        <w:jc w:val="both"/>
        <w:rPr>
          <w:sz w:val="22"/>
          <w:szCs w:val="22"/>
        </w:rPr>
      </w:pPr>
    </w:p>
    <w:p w14:paraId="5AAD49D0" w14:textId="77777777" w:rsidR="00B32C55" w:rsidRPr="007B42A5" w:rsidRDefault="00CE4ED8">
      <w:pPr>
        <w:spacing w:line="285" w:lineRule="auto"/>
        <w:jc w:val="both"/>
        <w:rPr>
          <w:i/>
          <w:sz w:val="22"/>
          <w:szCs w:val="22"/>
        </w:rPr>
      </w:pPr>
      <w:r w:rsidRPr="007B42A5">
        <w:rPr>
          <w:i/>
          <w:sz w:val="22"/>
          <w:szCs w:val="22"/>
        </w:rPr>
        <w:t>Electric rates</w:t>
      </w:r>
    </w:p>
    <w:p w14:paraId="44F58F59" w14:textId="4D681519" w:rsidR="00B32C55" w:rsidRPr="007B42A5" w:rsidRDefault="00CE4ED8" w:rsidP="00401D24">
      <w:pPr>
        <w:spacing w:line="285" w:lineRule="auto"/>
        <w:jc w:val="both"/>
        <w:rPr>
          <w:sz w:val="22"/>
          <w:szCs w:val="22"/>
        </w:rPr>
      </w:pPr>
      <w:r w:rsidRPr="007B42A5">
        <w:rPr>
          <w:sz w:val="22"/>
          <w:szCs w:val="22"/>
        </w:rPr>
        <w:t>For the constant setpoint analysis, Utility costs are calculated using a constant rate for b</w:t>
      </w:r>
      <w:r w:rsidR="00401D24">
        <w:rPr>
          <w:sz w:val="22"/>
          <w:szCs w:val="22"/>
        </w:rPr>
        <w:t>oth gas and electricity use. The study uses the</w:t>
      </w:r>
      <w:r w:rsidRPr="007B42A5">
        <w:rPr>
          <w:sz w:val="22"/>
          <w:szCs w:val="22"/>
        </w:rPr>
        <w:t xml:space="preserve"> average electricity and gas rate</w:t>
      </w:r>
      <w:r w:rsidR="00401D24">
        <w:rPr>
          <w:sz w:val="22"/>
          <w:szCs w:val="22"/>
        </w:rPr>
        <w:t>s from each simulation location</w:t>
      </w:r>
      <w:r w:rsidRPr="007B42A5">
        <w:rPr>
          <w:sz w:val="22"/>
          <w:szCs w:val="22"/>
        </w:rPr>
        <w:t xml:space="preserve"> to</w:t>
      </w:r>
      <w:r w:rsidR="00401D24">
        <w:rPr>
          <w:sz w:val="22"/>
          <w:szCs w:val="22"/>
        </w:rPr>
        <w:t xml:space="preserve"> calculate utility costs. </w:t>
      </w:r>
      <w:r w:rsidR="00581005" w:rsidRPr="007B42A5">
        <w:rPr>
          <w:sz w:val="22"/>
          <w:szCs w:val="22"/>
        </w:rPr>
        <w:fldChar w:fldCharType="begin"/>
      </w:r>
      <w:r w:rsidR="00581005" w:rsidRPr="007B42A5">
        <w:rPr>
          <w:sz w:val="22"/>
          <w:szCs w:val="22"/>
        </w:rPr>
        <w:instrText xml:space="preserve"> REF _Ref522130274 \h </w:instrText>
      </w:r>
      <w:r w:rsidR="00581005" w:rsidRPr="007B42A5">
        <w:rPr>
          <w:sz w:val="22"/>
          <w:szCs w:val="22"/>
        </w:rPr>
      </w:r>
      <w:r w:rsidR="00581005" w:rsidRPr="007B42A5">
        <w:rPr>
          <w:sz w:val="22"/>
          <w:szCs w:val="22"/>
        </w:rPr>
        <w:fldChar w:fldCharType="separate"/>
      </w:r>
      <w:r w:rsidR="00C841E0" w:rsidRPr="007B42A5">
        <w:rPr>
          <w:sz w:val="22"/>
          <w:szCs w:val="22"/>
        </w:rPr>
        <w:t xml:space="preserve">Table </w:t>
      </w:r>
      <w:r w:rsidR="00C841E0">
        <w:rPr>
          <w:noProof/>
          <w:sz w:val="22"/>
          <w:szCs w:val="22"/>
        </w:rPr>
        <w:t>3</w:t>
      </w:r>
      <w:r w:rsidR="00581005" w:rsidRPr="007B42A5">
        <w:rPr>
          <w:sz w:val="22"/>
          <w:szCs w:val="22"/>
        </w:rPr>
        <w:fldChar w:fldCharType="end"/>
      </w:r>
      <w:r w:rsidR="00581005" w:rsidRPr="007B42A5">
        <w:rPr>
          <w:sz w:val="22"/>
          <w:szCs w:val="22"/>
        </w:rPr>
        <w:t xml:space="preserve"> </w:t>
      </w:r>
      <w:r w:rsidR="00401D24">
        <w:rPr>
          <w:sz w:val="22"/>
          <w:szCs w:val="22"/>
        </w:rPr>
        <w:t xml:space="preserve">shows theses costs for each location </w:t>
      </w:r>
      <w:r w:rsidR="00C00371" w:rsidRPr="007B42A5">
        <w:t>[22</w:t>
      </w:r>
      <w:r w:rsidRPr="007B42A5">
        <w:t>]</w:t>
      </w:r>
      <w:r w:rsidRPr="007B42A5">
        <w:rPr>
          <w:sz w:val="22"/>
          <w:szCs w:val="22"/>
        </w:rPr>
        <w:t>.</w:t>
      </w:r>
      <w:r w:rsidR="003C03B0">
        <w:rPr>
          <w:sz w:val="22"/>
          <w:szCs w:val="22"/>
        </w:rPr>
        <w:t xml:space="preserve"> The gas rates apply to</w:t>
      </w:r>
      <w:r w:rsidR="00C841E0">
        <w:rPr>
          <w:sz w:val="22"/>
          <w:szCs w:val="22"/>
        </w:rPr>
        <w:t xml:space="preserve"> home</w:t>
      </w:r>
      <w:r w:rsidRPr="007B42A5">
        <w:rPr>
          <w:sz w:val="22"/>
          <w:szCs w:val="22"/>
        </w:rPr>
        <w:t xml:space="preserve"> </w:t>
      </w:r>
      <w:r w:rsidR="003C03B0">
        <w:rPr>
          <w:sz w:val="22"/>
          <w:szCs w:val="22"/>
        </w:rPr>
        <w:t>h</w:t>
      </w:r>
      <w:r w:rsidR="00401D24" w:rsidRPr="007B42A5">
        <w:rPr>
          <w:sz w:val="22"/>
          <w:szCs w:val="22"/>
        </w:rPr>
        <w:t>eating energ</w:t>
      </w:r>
      <w:r w:rsidR="003C03B0">
        <w:rPr>
          <w:sz w:val="22"/>
          <w:szCs w:val="22"/>
        </w:rPr>
        <w:t>y and water heating.</w:t>
      </w:r>
    </w:p>
    <w:p w14:paraId="1B891A8F" w14:textId="77777777" w:rsidR="00B32C55" w:rsidRPr="007B42A5" w:rsidRDefault="00B32C55">
      <w:pPr>
        <w:spacing w:line="285" w:lineRule="auto"/>
        <w:jc w:val="both"/>
        <w:rPr>
          <w:sz w:val="22"/>
          <w:szCs w:val="22"/>
        </w:rPr>
      </w:pPr>
    </w:p>
    <w:p w14:paraId="75CC8F87" w14:textId="6E516AC8" w:rsidR="00B32C55" w:rsidRPr="007B42A5" w:rsidRDefault="00B32C55">
      <w:pPr>
        <w:keepNext/>
        <w:pBdr>
          <w:top w:val="nil"/>
          <w:left w:val="nil"/>
          <w:bottom w:val="nil"/>
          <w:right w:val="nil"/>
          <w:between w:val="nil"/>
        </w:pBdr>
        <w:spacing w:after="120"/>
        <w:jc w:val="center"/>
        <w:rPr>
          <w:i/>
          <w:sz w:val="22"/>
          <w:szCs w:val="22"/>
        </w:rPr>
      </w:pPr>
      <w:bookmarkStart w:id="25" w:name="_tyjcwt" w:colFirst="0" w:colLast="0"/>
      <w:bookmarkEnd w:id="25"/>
    </w:p>
    <w:tbl>
      <w:tblPr>
        <w:tblStyle w:val="a1"/>
        <w:tblW w:w="4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35"/>
        <w:gridCol w:w="1160"/>
      </w:tblGrid>
      <w:tr w:rsidR="00B32C55" w:rsidRPr="007B42A5" w14:paraId="22544E29" w14:textId="77777777">
        <w:trPr>
          <w:trHeight w:val="200"/>
          <w:jc w:val="center"/>
        </w:trPr>
        <w:tc>
          <w:tcPr>
            <w:tcW w:w="1435" w:type="dxa"/>
          </w:tcPr>
          <w:p w14:paraId="43AB14FF" w14:textId="77777777" w:rsidR="00B32C55" w:rsidRPr="007B42A5" w:rsidRDefault="00B32C55">
            <w:pPr>
              <w:spacing w:line="285" w:lineRule="auto"/>
              <w:jc w:val="both"/>
              <w:rPr>
                <w:rFonts w:ascii="Times New Roman" w:hAnsi="Times New Roman" w:cs="Times New Roman"/>
                <w:color w:val="auto"/>
              </w:rPr>
            </w:pPr>
          </w:p>
          <w:p w14:paraId="1551444B" w14:textId="77777777" w:rsidR="00B32C55" w:rsidRPr="007B42A5" w:rsidRDefault="00CE4ED8">
            <w:pPr>
              <w:spacing w:line="285" w:lineRule="auto"/>
              <w:jc w:val="both"/>
              <w:rPr>
                <w:rFonts w:ascii="Times New Roman" w:hAnsi="Times New Roman" w:cs="Times New Roman"/>
                <w:color w:val="auto"/>
              </w:rPr>
            </w:pPr>
            <w:r w:rsidRPr="007B42A5">
              <w:rPr>
                <w:color w:val="auto"/>
              </w:rPr>
              <w:t>City</w:t>
            </w:r>
          </w:p>
        </w:tc>
        <w:tc>
          <w:tcPr>
            <w:tcW w:w="1435" w:type="dxa"/>
          </w:tcPr>
          <w:p w14:paraId="69B5B9ED" w14:textId="77777777" w:rsidR="00B32C55" w:rsidRPr="007B42A5" w:rsidRDefault="00CE4ED8">
            <w:pPr>
              <w:spacing w:line="285" w:lineRule="auto"/>
              <w:jc w:val="both"/>
              <w:rPr>
                <w:rFonts w:ascii="Times New Roman" w:hAnsi="Times New Roman" w:cs="Times New Roman"/>
                <w:color w:val="auto"/>
              </w:rPr>
            </w:pPr>
            <w:r w:rsidRPr="007B42A5">
              <w:rPr>
                <w:color w:val="auto"/>
              </w:rPr>
              <w:t xml:space="preserve">Electric Rate </w:t>
            </w:r>
          </w:p>
          <w:p w14:paraId="7BAA9A47" w14:textId="77777777" w:rsidR="00B32C55" w:rsidRPr="007B42A5" w:rsidRDefault="00CE4ED8">
            <w:pPr>
              <w:spacing w:line="285" w:lineRule="auto"/>
              <w:jc w:val="both"/>
              <w:rPr>
                <w:rFonts w:ascii="Times New Roman" w:hAnsi="Times New Roman" w:cs="Times New Roman"/>
                <w:color w:val="auto"/>
              </w:rPr>
            </w:pPr>
            <w:r w:rsidRPr="007B42A5">
              <w:rPr>
                <w:color w:val="auto"/>
              </w:rPr>
              <w:t>$/kW-hr</w:t>
            </w:r>
          </w:p>
        </w:tc>
        <w:tc>
          <w:tcPr>
            <w:tcW w:w="1160" w:type="dxa"/>
          </w:tcPr>
          <w:p w14:paraId="5AED862F" w14:textId="77777777" w:rsidR="00B32C55" w:rsidRPr="007B42A5" w:rsidRDefault="00CE4ED8">
            <w:pPr>
              <w:spacing w:line="285" w:lineRule="auto"/>
              <w:jc w:val="both"/>
              <w:rPr>
                <w:rFonts w:ascii="Times New Roman" w:hAnsi="Times New Roman" w:cs="Times New Roman"/>
                <w:color w:val="auto"/>
              </w:rPr>
            </w:pPr>
            <w:r w:rsidRPr="007B42A5">
              <w:rPr>
                <w:color w:val="auto"/>
              </w:rPr>
              <w:t>Gas Rate</w:t>
            </w:r>
          </w:p>
          <w:p w14:paraId="6541A498" w14:textId="77777777" w:rsidR="00B32C55" w:rsidRPr="007B42A5" w:rsidRDefault="00CE4ED8">
            <w:pPr>
              <w:spacing w:line="285" w:lineRule="auto"/>
              <w:jc w:val="both"/>
              <w:rPr>
                <w:rFonts w:ascii="Times New Roman" w:hAnsi="Times New Roman" w:cs="Times New Roman"/>
                <w:color w:val="auto"/>
              </w:rPr>
            </w:pPr>
            <w:r w:rsidRPr="007B42A5">
              <w:rPr>
                <w:color w:val="auto"/>
              </w:rPr>
              <w:t>$/</w:t>
            </w:r>
            <w:proofErr w:type="spellStart"/>
            <w:r w:rsidRPr="007B42A5">
              <w:rPr>
                <w:color w:val="auto"/>
              </w:rPr>
              <w:t>therm</w:t>
            </w:r>
            <w:proofErr w:type="spellEnd"/>
          </w:p>
        </w:tc>
      </w:tr>
      <w:tr w:rsidR="00B32C55" w:rsidRPr="007B42A5" w14:paraId="46467D8F" w14:textId="77777777">
        <w:trPr>
          <w:trHeight w:val="100"/>
          <w:jc w:val="center"/>
        </w:trPr>
        <w:tc>
          <w:tcPr>
            <w:tcW w:w="1435" w:type="dxa"/>
          </w:tcPr>
          <w:p w14:paraId="174746CD" w14:textId="77777777" w:rsidR="00B32C55" w:rsidRPr="007B42A5" w:rsidRDefault="00CE4ED8">
            <w:pPr>
              <w:spacing w:line="285" w:lineRule="auto"/>
              <w:jc w:val="both"/>
              <w:rPr>
                <w:rFonts w:ascii="Times New Roman" w:hAnsi="Times New Roman" w:cs="Times New Roman"/>
                <w:color w:val="auto"/>
              </w:rPr>
            </w:pPr>
            <w:r w:rsidRPr="007B42A5">
              <w:rPr>
                <w:color w:val="auto"/>
              </w:rPr>
              <w:t>Phoenix</w:t>
            </w:r>
          </w:p>
        </w:tc>
        <w:tc>
          <w:tcPr>
            <w:tcW w:w="1435" w:type="dxa"/>
          </w:tcPr>
          <w:p w14:paraId="2473DA06" w14:textId="77777777" w:rsidR="00B32C55" w:rsidRPr="007B42A5" w:rsidRDefault="00CE4ED8">
            <w:pPr>
              <w:spacing w:line="285" w:lineRule="auto"/>
              <w:jc w:val="both"/>
              <w:rPr>
                <w:rFonts w:ascii="Times New Roman" w:hAnsi="Times New Roman" w:cs="Times New Roman"/>
                <w:color w:val="auto"/>
              </w:rPr>
            </w:pPr>
            <w:r w:rsidRPr="007B42A5">
              <w:rPr>
                <w:color w:val="auto"/>
              </w:rPr>
              <w:t>0.1218</w:t>
            </w:r>
          </w:p>
        </w:tc>
        <w:tc>
          <w:tcPr>
            <w:tcW w:w="1160" w:type="dxa"/>
          </w:tcPr>
          <w:p w14:paraId="0B7FF0D3" w14:textId="77777777" w:rsidR="00B32C55" w:rsidRPr="007B42A5" w:rsidRDefault="00CE4ED8">
            <w:pPr>
              <w:spacing w:line="285" w:lineRule="auto"/>
              <w:jc w:val="both"/>
              <w:rPr>
                <w:rFonts w:ascii="Times New Roman" w:hAnsi="Times New Roman" w:cs="Times New Roman"/>
                <w:color w:val="auto"/>
              </w:rPr>
            </w:pPr>
            <w:r w:rsidRPr="007B42A5">
              <w:rPr>
                <w:color w:val="auto"/>
              </w:rPr>
              <w:t>1.6560</w:t>
            </w:r>
          </w:p>
        </w:tc>
      </w:tr>
      <w:tr w:rsidR="00B32C55" w:rsidRPr="007B42A5" w14:paraId="368C8122" w14:textId="77777777">
        <w:trPr>
          <w:trHeight w:val="100"/>
          <w:jc w:val="center"/>
        </w:trPr>
        <w:tc>
          <w:tcPr>
            <w:tcW w:w="1435" w:type="dxa"/>
          </w:tcPr>
          <w:p w14:paraId="194BA58D" w14:textId="77777777" w:rsidR="00B32C55" w:rsidRPr="007B42A5" w:rsidRDefault="00CE4ED8">
            <w:pPr>
              <w:spacing w:line="285" w:lineRule="auto"/>
              <w:jc w:val="both"/>
              <w:rPr>
                <w:rFonts w:ascii="Times New Roman" w:hAnsi="Times New Roman" w:cs="Times New Roman"/>
                <w:color w:val="auto"/>
              </w:rPr>
            </w:pPr>
            <w:r w:rsidRPr="007B42A5">
              <w:rPr>
                <w:color w:val="auto"/>
              </w:rPr>
              <w:lastRenderedPageBreak/>
              <w:t>Boston</w:t>
            </w:r>
          </w:p>
        </w:tc>
        <w:tc>
          <w:tcPr>
            <w:tcW w:w="1435" w:type="dxa"/>
          </w:tcPr>
          <w:p w14:paraId="061ADA75" w14:textId="77777777" w:rsidR="00B32C55" w:rsidRPr="007B42A5" w:rsidRDefault="00CE4ED8">
            <w:pPr>
              <w:spacing w:line="285" w:lineRule="auto"/>
              <w:jc w:val="both"/>
              <w:rPr>
                <w:rFonts w:ascii="Times New Roman" w:hAnsi="Times New Roman" w:cs="Times New Roman"/>
                <w:color w:val="auto"/>
              </w:rPr>
            </w:pPr>
            <w:r w:rsidRPr="007B42A5">
              <w:rPr>
                <w:color w:val="auto"/>
              </w:rPr>
              <w:t>0.1981</w:t>
            </w:r>
          </w:p>
        </w:tc>
        <w:tc>
          <w:tcPr>
            <w:tcW w:w="1160" w:type="dxa"/>
          </w:tcPr>
          <w:p w14:paraId="4F3B71E0" w14:textId="77777777" w:rsidR="00B32C55" w:rsidRPr="007B42A5" w:rsidRDefault="00CE4ED8">
            <w:pPr>
              <w:spacing w:line="285" w:lineRule="auto"/>
              <w:jc w:val="both"/>
              <w:rPr>
                <w:rFonts w:ascii="Times New Roman" w:hAnsi="Times New Roman" w:cs="Times New Roman"/>
                <w:color w:val="auto"/>
              </w:rPr>
            </w:pPr>
            <w:r w:rsidRPr="007B42A5">
              <w:rPr>
                <w:color w:val="auto"/>
              </w:rPr>
              <w:t>1.4062</w:t>
            </w:r>
          </w:p>
        </w:tc>
      </w:tr>
      <w:tr w:rsidR="00B32C55" w:rsidRPr="007B42A5" w14:paraId="0C84B184" w14:textId="77777777">
        <w:trPr>
          <w:trHeight w:val="100"/>
          <w:jc w:val="center"/>
        </w:trPr>
        <w:tc>
          <w:tcPr>
            <w:tcW w:w="1435" w:type="dxa"/>
          </w:tcPr>
          <w:p w14:paraId="4742B843" w14:textId="77777777" w:rsidR="00B32C55" w:rsidRPr="007B42A5" w:rsidRDefault="00CE4ED8">
            <w:pPr>
              <w:spacing w:line="285" w:lineRule="auto"/>
              <w:jc w:val="both"/>
              <w:rPr>
                <w:rFonts w:ascii="Times New Roman" w:hAnsi="Times New Roman" w:cs="Times New Roman"/>
                <w:color w:val="auto"/>
              </w:rPr>
            </w:pPr>
            <w:r w:rsidRPr="007B42A5">
              <w:rPr>
                <w:color w:val="auto"/>
              </w:rPr>
              <w:t>Sacramento</w:t>
            </w:r>
          </w:p>
        </w:tc>
        <w:tc>
          <w:tcPr>
            <w:tcW w:w="1435" w:type="dxa"/>
          </w:tcPr>
          <w:p w14:paraId="65A3C40B" w14:textId="77777777" w:rsidR="00B32C55" w:rsidRPr="007B42A5" w:rsidRDefault="00CE4ED8">
            <w:pPr>
              <w:spacing w:line="285" w:lineRule="auto"/>
              <w:jc w:val="both"/>
              <w:rPr>
                <w:rFonts w:ascii="Times New Roman" w:hAnsi="Times New Roman" w:cs="Times New Roman"/>
                <w:color w:val="auto"/>
              </w:rPr>
            </w:pPr>
            <w:r w:rsidRPr="007B42A5">
              <w:rPr>
                <w:color w:val="auto"/>
              </w:rPr>
              <w:t>0.1702</w:t>
            </w:r>
          </w:p>
        </w:tc>
        <w:tc>
          <w:tcPr>
            <w:tcW w:w="1160" w:type="dxa"/>
          </w:tcPr>
          <w:p w14:paraId="56A4D4CD" w14:textId="77777777" w:rsidR="00B32C55" w:rsidRPr="007B42A5" w:rsidRDefault="00CE4ED8" w:rsidP="003E6181">
            <w:pPr>
              <w:keepNext/>
              <w:spacing w:line="285" w:lineRule="auto"/>
              <w:jc w:val="both"/>
              <w:rPr>
                <w:rFonts w:ascii="Times New Roman" w:hAnsi="Times New Roman" w:cs="Times New Roman"/>
                <w:color w:val="auto"/>
              </w:rPr>
            </w:pPr>
            <w:r w:rsidRPr="007B42A5">
              <w:rPr>
                <w:color w:val="auto"/>
              </w:rPr>
              <w:t>1.1059</w:t>
            </w:r>
          </w:p>
        </w:tc>
      </w:tr>
    </w:tbl>
    <w:p w14:paraId="599ABDCA" w14:textId="3F611C94" w:rsidR="00B32C55" w:rsidRPr="007B42A5" w:rsidRDefault="0015534C" w:rsidP="003E6181">
      <w:pPr>
        <w:pStyle w:val="Caption"/>
        <w:jc w:val="center"/>
        <w:rPr>
          <w:color w:val="auto"/>
          <w:sz w:val="22"/>
          <w:szCs w:val="22"/>
        </w:rPr>
      </w:pPr>
      <w:bookmarkStart w:id="26" w:name="_Ref522130274"/>
      <w:r w:rsidRPr="007B42A5">
        <w:rPr>
          <w:color w:val="auto"/>
          <w:sz w:val="22"/>
          <w:szCs w:val="22"/>
        </w:rPr>
        <w:t xml:space="preserve">Table </w:t>
      </w:r>
      <w:r w:rsidRPr="007B42A5">
        <w:rPr>
          <w:color w:val="auto"/>
          <w:sz w:val="22"/>
          <w:szCs w:val="22"/>
        </w:rPr>
        <w:fldChar w:fldCharType="begin"/>
      </w:r>
      <w:r w:rsidRPr="007B42A5">
        <w:rPr>
          <w:color w:val="auto"/>
          <w:sz w:val="22"/>
          <w:szCs w:val="22"/>
        </w:rPr>
        <w:instrText xml:space="preserve"> SEQ Table \* ARABIC </w:instrText>
      </w:r>
      <w:r w:rsidRPr="007B42A5">
        <w:rPr>
          <w:color w:val="auto"/>
          <w:sz w:val="22"/>
          <w:szCs w:val="22"/>
        </w:rPr>
        <w:fldChar w:fldCharType="separate"/>
      </w:r>
      <w:r w:rsidR="00C841E0">
        <w:rPr>
          <w:noProof/>
          <w:color w:val="auto"/>
          <w:sz w:val="22"/>
          <w:szCs w:val="22"/>
        </w:rPr>
        <w:t>3</w:t>
      </w:r>
      <w:r w:rsidRPr="007B42A5">
        <w:rPr>
          <w:color w:val="auto"/>
          <w:sz w:val="22"/>
          <w:szCs w:val="22"/>
        </w:rPr>
        <w:fldChar w:fldCharType="end"/>
      </w:r>
      <w:bookmarkEnd w:id="26"/>
      <w:r w:rsidRPr="007B42A5">
        <w:rPr>
          <w:color w:val="auto"/>
          <w:sz w:val="22"/>
          <w:szCs w:val="22"/>
        </w:rPr>
        <w:t>: Utility rates for every location for the constant setpoint simulations.</w:t>
      </w:r>
    </w:p>
    <w:p w14:paraId="781DE9E3" w14:textId="77777777" w:rsidR="00581005" w:rsidRPr="007B42A5" w:rsidRDefault="00581005">
      <w:pPr>
        <w:rPr>
          <w:sz w:val="22"/>
          <w:szCs w:val="22"/>
        </w:rPr>
      </w:pPr>
    </w:p>
    <w:commentRangeStart w:id="27"/>
    <w:p w14:paraId="7B5864C3" w14:textId="7D85D470" w:rsidR="00B32C55" w:rsidRPr="007B42A5" w:rsidRDefault="00581005" w:rsidP="001668A0">
      <w:pPr>
        <w:jc w:val="both"/>
      </w:pPr>
      <w:r w:rsidRPr="001668A0">
        <w:rPr>
          <w:sz w:val="22"/>
          <w:szCs w:val="22"/>
        </w:rPr>
        <w:fldChar w:fldCharType="begin"/>
      </w:r>
      <w:r w:rsidRPr="001668A0">
        <w:rPr>
          <w:sz w:val="22"/>
          <w:szCs w:val="22"/>
        </w:rPr>
        <w:instrText xml:space="preserve"> REF _Ref522130282 \h </w:instrText>
      </w:r>
      <w:r w:rsidR="001668A0">
        <w:rPr>
          <w:sz w:val="22"/>
          <w:szCs w:val="22"/>
        </w:rPr>
        <w:instrText xml:space="preserve"> \* MERGEFORMAT </w:instrText>
      </w:r>
      <w:r w:rsidRPr="001668A0">
        <w:rPr>
          <w:sz w:val="22"/>
          <w:szCs w:val="22"/>
        </w:rPr>
      </w:r>
      <w:r w:rsidRPr="001668A0">
        <w:rPr>
          <w:sz w:val="22"/>
          <w:szCs w:val="22"/>
        </w:rPr>
        <w:fldChar w:fldCharType="separate"/>
      </w:r>
      <w:r w:rsidR="00C841E0" w:rsidRPr="007B42A5">
        <w:rPr>
          <w:sz w:val="22"/>
          <w:szCs w:val="22"/>
        </w:rPr>
        <w:t xml:space="preserve">Table </w:t>
      </w:r>
      <w:r w:rsidR="00C841E0">
        <w:rPr>
          <w:noProof/>
          <w:sz w:val="22"/>
          <w:szCs w:val="22"/>
        </w:rPr>
        <w:t>4</w:t>
      </w:r>
      <w:r w:rsidRPr="001668A0">
        <w:rPr>
          <w:sz w:val="22"/>
          <w:szCs w:val="22"/>
        </w:rPr>
        <w:fldChar w:fldCharType="end"/>
      </w:r>
      <w:r w:rsidRPr="001668A0">
        <w:rPr>
          <w:sz w:val="22"/>
          <w:szCs w:val="22"/>
        </w:rPr>
        <w:t xml:space="preserve"> </w:t>
      </w:r>
      <w:r w:rsidR="00CE4ED8" w:rsidRPr="001668A0">
        <w:rPr>
          <w:sz w:val="22"/>
          <w:szCs w:val="22"/>
        </w:rPr>
        <w:t>provides information of the thermal mass of all the envelope components (There is no comparison between the different envelope materials though</w:t>
      </w:r>
      <w:r w:rsidR="00CE4ED8" w:rsidRPr="007B42A5">
        <w:t xml:space="preserve">) </w:t>
      </w:r>
      <w:commentRangeEnd w:id="27"/>
      <w:r w:rsidR="00383224">
        <w:rPr>
          <w:rStyle w:val="CommentReference"/>
        </w:rPr>
        <w:commentReference w:id="27"/>
      </w:r>
    </w:p>
    <w:p w14:paraId="091E98F6" w14:textId="77777777" w:rsidR="00B32C55" w:rsidRPr="007B42A5" w:rsidRDefault="00B32C55">
      <w:pPr>
        <w:rPr>
          <w:i/>
        </w:rPr>
      </w:pPr>
    </w:p>
    <w:p w14:paraId="75DEBC41" w14:textId="447A7397" w:rsidR="00B32C55" w:rsidRPr="007B42A5" w:rsidRDefault="00B32C55">
      <w:pPr>
        <w:pBdr>
          <w:top w:val="nil"/>
          <w:left w:val="nil"/>
          <w:bottom w:val="nil"/>
          <w:right w:val="nil"/>
          <w:between w:val="nil"/>
        </w:pBdr>
        <w:spacing w:after="120"/>
        <w:jc w:val="both"/>
        <w:rPr>
          <w:i/>
          <w:sz w:val="28"/>
          <w:szCs w:val="28"/>
        </w:rPr>
      </w:pPr>
      <w:bookmarkStart w:id="28" w:name="_3dy6vkm" w:colFirst="0" w:colLast="0"/>
      <w:bookmarkEnd w:id="28"/>
    </w:p>
    <w:tbl>
      <w:tblPr>
        <w:tblStyle w:val="a2"/>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2"/>
        <w:gridCol w:w="1873"/>
        <w:gridCol w:w="2055"/>
        <w:gridCol w:w="1635"/>
        <w:gridCol w:w="1800"/>
      </w:tblGrid>
      <w:tr w:rsidR="00B32C55" w:rsidRPr="007B42A5" w14:paraId="48078CB4" w14:textId="77777777">
        <w:trPr>
          <w:trHeight w:val="140"/>
        </w:trPr>
        <w:tc>
          <w:tcPr>
            <w:tcW w:w="2082" w:type="dxa"/>
          </w:tcPr>
          <w:p w14:paraId="7CE8EDDD" w14:textId="77777777" w:rsidR="00B32C55" w:rsidRPr="007B42A5" w:rsidRDefault="00B32C55">
            <w:pPr>
              <w:widowControl w:val="0"/>
              <w:jc w:val="center"/>
              <w:rPr>
                <w:rFonts w:ascii="Times New Roman" w:hAnsi="Times New Roman" w:cs="Times New Roman"/>
                <w:color w:val="auto"/>
              </w:rPr>
            </w:pPr>
          </w:p>
        </w:tc>
        <w:tc>
          <w:tcPr>
            <w:tcW w:w="1873" w:type="dxa"/>
          </w:tcPr>
          <w:p w14:paraId="0EFA38FD" w14:textId="77777777" w:rsidR="00B32C55" w:rsidRPr="007B42A5" w:rsidRDefault="00B32C55">
            <w:pPr>
              <w:widowControl w:val="0"/>
              <w:jc w:val="center"/>
              <w:rPr>
                <w:rFonts w:ascii="Times New Roman" w:hAnsi="Times New Roman" w:cs="Times New Roman"/>
                <w:b/>
                <w:color w:val="auto"/>
              </w:rPr>
            </w:pPr>
          </w:p>
        </w:tc>
        <w:tc>
          <w:tcPr>
            <w:tcW w:w="5490" w:type="dxa"/>
            <w:gridSpan w:val="3"/>
          </w:tcPr>
          <w:p w14:paraId="30690592" w14:textId="77777777" w:rsidR="00B32C55" w:rsidRPr="007B42A5" w:rsidRDefault="00CE4ED8">
            <w:pPr>
              <w:widowControl w:val="0"/>
              <w:jc w:val="center"/>
              <w:rPr>
                <w:rFonts w:ascii="Times New Roman" w:hAnsi="Times New Roman" w:cs="Times New Roman"/>
                <w:b/>
                <w:color w:val="auto"/>
              </w:rPr>
            </w:pPr>
            <w:r w:rsidRPr="007B42A5">
              <w:rPr>
                <w:b/>
                <w:color w:val="auto"/>
              </w:rPr>
              <w:t>Thermal Mass (kWh / K)</w:t>
            </w:r>
          </w:p>
        </w:tc>
      </w:tr>
      <w:tr w:rsidR="00B32C55" w:rsidRPr="007B42A5" w14:paraId="06462CD0" w14:textId="77777777">
        <w:trPr>
          <w:trHeight w:val="140"/>
        </w:trPr>
        <w:tc>
          <w:tcPr>
            <w:tcW w:w="2082" w:type="dxa"/>
          </w:tcPr>
          <w:p w14:paraId="64ADA6FC" w14:textId="77777777" w:rsidR="00B32C55" w:rsidRPr="007B42A5" w:rsidRDefault="00B32C55">
            <w:pPr>
              <w:widowControl w:val="0"/>
              <w:jc w:val="center"/>
              <w:rPr>
                <w:rFonts w:ascii="Times New Roman" w:hAnsi="Times New Roman" w:cs="Times New Roman"/>
                <w:color w:val="auto"/>
              </w:rPr>
            </w:pPr>
          </w:p>
        </w:tc>
        <w:tc>
          <w:tcPr>
            <w:tcW w:w="1873" w:type="dxa"/>
          </w:tcPr>
          <w:p w14:paraId="74EC0A54" w14:textId="77777777" w:rsidR="00B32C55" w:rsidRPr="007B42A5" w:rsidRDefault="00CE4ED8">
            <w:pPr>
              <w:widowControl w:val="0"/>
              <w:jc w:val="center"/>
              <w:rPr>
                <w:rFonts w:ascii="Times New Roman" w:hAnsi="Times New Roman" w:cs="Times New Roman"/>
                <w:b/>
                <w:color w:val="auto"/>
              </w:rPr>
            </w:pPr>
            <w:r w:rsidRPr="007B42A5">
              <w:rPr>
                <w:b/>
                <w:color w:val="auto"/>
              </w:rPr>
              <w:t>Surface Area (m</w:t>
            </w:r>
            <w:r w:rsidRPr="007B42A5">
              <w:rPr>
                <w:b/>
                <w:color w:val="auto"/>
                <w:vertAlign w:val="superscript"/>
              </w:rPr>
              <w:t>2</w:t>
            </w:r>
            <w:r w:rsidRPr="007B42A5">
              <w:rPr>
                <w:b/>
                <w:color w:val="auto"/>
              </w:rPr>
              <w:t>)</w:t>
            </w:r>
          </w:p>
        </w:tc>
        <w:tc>
          <w:tcPr>
            <w:tcW w:w="2055" w:type="dxa"/>
          </w:tcPr>
          <w:p w14:paraId="1E55313A" w14:textId="77777777" w:rsidR="00B32C55" w:rsidRPr="007B42A5" w:rsidRDefault="00CE4ED8">
            <w:pPr>
              <w:widowControl w:val="0"/>
              <w:jc w:val="center"/>
              <w:rPr>
                <w:rFonts w:ascii="Times New Roman" w:hAnsi="Times New Roman" w:cs="Times New Roman"/>
                <w:b/>
                <w:color w:val="auto"/>
              </w:rPr>
            </w:pPr>
            <w:r w:rsidRPr="007B42A5">
              <w:rPr>
                <w:b/>
                <w:color w:val="auto"/>
              </w:rPr>
              <w:t>Reference Home</w:t>
            </w:r>
          </w:p>
        </w:tc>
        <w:tc>
          <w:tcPr>
            <w:tcW w:w="1635" w:type="dxa"/>
          </w:tcPr>
          <w:p w14:paraId="454E4986" w14:textId="77777777" w:rsidR="00B32C55" w:rsidRPr="007B42A5" w:rsidRDefault="00CE4ED8">
            <w:pPr>
              <w:widowControl w:val="0"/>
              <w:jc w:val="center"/>
              <w:rPr>
                <w:rFonts w:ascii="Times New Roman" w:hAnsi="Times New Roman" w:cs="Times New Roman"/>
                <w:b/>
                <w:color w:val="auto"/>
              </w:rPr>
            </w:pPr>
            <w:commentRangeStart w:id="29"/>
            <w:r w:rsidRPr="007B42A5">
              <w:rPr>
                <w:b/>
                <w:color w:val="auto"/>
              </w:rPr>
              <w:t xml:space="preserve">3Ply CLT Home </w:t>
            </w:r>
          </w:p>
        </w:tc>
        <w:tc>
          <w:tcPr>
            <w:tcW w:w="1800" w:type="dxa"/>
          </w:tcPr>
          <w:p w14:paraId="67677025" w14:textId="77777777" w:rsidR="00B32C55" w:rsidRPr="007B42A5" w:rsidRDefault="00CE4ED8">
            <w:pPr>
              <w:widowControl w:val="0"/>
              <w:jc w:val="center"/>
              <w:rPr>
                <w:rFonts w:ascii="Times New Roman" w:hAnsi="Times New Roman" w:cs="Times New Roman"/>
                <w:b/>
                <w:color w:val="auto"/>
              </w:rPr>
            </w:pPr>
            <w:r w:rsidRPr="007B42A5">
              <w:rPr>
                <w:b/>
                <w:color w:val="auto"/>
              </w:rPr>
              <w:t>5Ply CLT Home</w:t>
            </w:r>
            <w:commentRangeEnd w:id="29"/>
            <w:r w:rsidR="00C841E0">
              <w:rPr>
                <w:rStyle w:val="CommentReference"/>
                <w:rFonts w:ascii="Times New Roman" w:eastAsia="Times New Roman" w:hAnsi="Times New Roman" w:cs="Times New Roman"/>
                <w:color w:val="auto"/>
              </w:rPr>
              <w:commentReference w:id="29"/>
            </w:r>
          </w:p>
        </w:tc>
      </w:tr>
      <w:tr w:rsidR="00B32C55" w:rsidRPr="007B42A5" w14:paraId="1FD14CC7" w14:textId="77777777">
        <w:trPr>
          <w:trHeight w:val="140"/>
        </w:trPr>
        <w:tc>
          <w:tcPr>
            <w:tcW w:w="2082" w:type="dxa"/>
          </w:tcPr>
          <w:p w14:paraId="4D31D438" w14:textId="77777777" w:rsidR="00B32C55" w:rsidRPr="007B42A5" w:rsidRDefault="00CE4ED8">
            <w:pPr>
              <w:widowControl w:val="0"/>
              <w:jc w:val="center"/>
              <w:rPr>
                <w:rFonts w:ascii="Times New Roman" w:hAnsi="Times New Roman" w:cs="Times New Roman"/>
                <w:color w:val="auto"/>
              </w:rPr>
            </w:pPr>
            <w:r w:rsidRPr="007B42A5">
              <w:rPr>
                <w:color w:val="auto"/>
              </w:rPr>
              <w:t>Partition Walls</w:t>
            </w:r>
          </w:p>
        </w:tc>
        <w:tc>
          <w:tcPr>
            <w:tcW w:w="1873" w:type="dxa"/>
          </w:tcPr>
          <w:p w14:paraId="0BA74C14" w14:textId="77777777" w:rsidR="00B32C55" w:rsidRPr="007B42A5" w:rsidRDefault="00CE4ED8">
            <w:pPr>
              <w:widowControl w:val="0"/>
              <w:jc w:val="center"/>
              <w:rPr>
                <w:rFonts w:ascii="Times New Roman" w:hAnsi="Times New Roman" w:cs="Times New Roman"/>
                <w:color w:val="auto"/>
              </w:rPr>
            </w:pPr>
            <w:r w:rsidRPr="007B42A5">
              <w:rPr>
                <w:color w:val="auto"/>
              </w:rPr>
              <w:t>232</w:t>
            </w:r>
          </w:p>
        </w:tc>
        <w:tc>
          <w:tcPr>
            <w:tcW w:w="2055" w:type="dxa"/>
          </w:tcPr>
          <w:p w14:paraId="2C1E45AD" w14:textId="77777777" w:rsidR="00B32C55" w:rsidRPr="007B42A5" w:rsidRDefault="00CE4ED8">
            <w:pPr>
              <w:widowControl w:val="0"/>
              <w:jc w:val="center"/>
              <w:rPr>
                <w:rFonts w:ascii="Times New Roman" w:hAnsi="Times New Roman" w:cs="Times New Roman"/>
                <w:color w:val="auto"/>
              </w:rPr>
            </w:pPr>
            <w:r w:rsidRPr="007B42A5">
              <w:rPr>
                <w:color w:val="auto"/>
              </w:rPr>
              <w:t>1.1</w:t>
            </w:r>
          </w:p>
        </w:tc>
        <w:tc>
          <w:tcPr>
            <w:tcW w:w="1635" w:type="dxa"/>
          </w:tcPr>
          <w:p w14:paraId="2063D059" w14:textId="77777777" w:rsidR="00B32C55" w:rsidRPr="007B42A5" w:rsidRDefault="00CE4ED8">
            <w:pPr>
              <w:jc w:val="right"/>
              <w:rPr>
                <w:rFonts w:ascii="Times New Roman" w:hAnsi="Times New Roman" w:cs="Times New Roman"/>
                <w:color w:val="auto"/>
              </w:rPr>
            </w:pPr>
            <w:r w:rsidRPr="007B42A5">
              <w:rPr>
                <w:color w:val="auto"/>
              </w:rPr>
              <w:t>7.2</w:t>
            </w:r>
          </w:p>
        </w:tc>
        <w:tc>
          <w:tcPr>
            <w:tcW w:w="1800" w:type="dxa"/>
          </w:tcPr>
          <w:p w14:paraId="303C9949" w14:textId="77777777" w:rsidR="00B32C55" w:rsidRPr="007B42A5" w:rsidRDefault="00CE4ED8">
            <w:pPr>
              <w:jc w:val="right"/>
              <w:rPr>
                <w:rFonts w:ascii="Times New Roman" w:hAnsi="Times New Roman" w:cs="Times New Roman"/>
                <w:color w:val="auto"/>
              </w:rPr>
            </w:pPr>
            <w:r w:rsidRPr="007B42A5">
              <w:rPr>
                <w:color w:val="auto"/>
              </w:rPr>
              <w:t>12.21</w:t>
            </w:r>
          </w:p>
        </w:tc>
      </w:tr>
      <w:tr w:rsidR="00B32C55" w:rsidRPr="007B42A5" w14:paraId="06E46A3A" w14:textId="77777777">
        <w:trPr>
          <w:trHeight w:val="140"/>
        </w:trPr>
        <w:tc>
          <w:tcPr>
            <w:tcW w:w="2082" w:type="dxa"/>
          </w:tcPr>
          <w:p w14:paraId="3B7B3E2B" w14:textId="77777777" w:rsidR="00B32C55" w:rsidRPr="007B42A5" w:rsidRDefault="00CE4ED8">
            <w:pPr>
              <w:widowControl w:val="0"/>
              <w:jc w:val="center"/>
              <w:rPr>
                <w:rFonts w:ascii="Times New Roman" w:hAnsi="Times New Roman" w:cs="Times New Roman"/>
                <w:color w:val="auto"/>
              </w:rPr>
            </w:pPr>
            <w:r w:rsidRPr="007B42A5">
              <w:rPr>
                <w:color w:val="auto"/>
              </w:rPr>
              <w:t>Interzonal Walls/Floors</w:t>
            </w:r>
          </w:p>
        </w:tc>
        <w:tc>
          <w:tcPr>
            <w:tcW w:w="1873" w:type="dxa"/>
          </w:tcPr>
          <w:p w14:paraId="020CC33A" w14:textId="77777777" w:rsidR="00B32C55" w:rsidRPr="007B42A5" w:rsidRDefault="00CE4ED8">
            <w:pPr>
              <w:widowControl w:val="0"/>
              <w:jc w:val="center"/>
              <w:rPr>
                <w:rFonts w:ascii="Times New Roman" w:hAnsi="Times New Roman" w:cs="Times New Roman"/>
                <w:color w:val="auto"/>
              </w:rPr>
            </w:pPr>
            <w:r w:rsidRPr="007B42A5">
              <w:rPr>
                <w:color w:val="auto"/>
              </w:rPr>
              <w:t>53</w:t>
            </w:r>
          </w:p>
        </w:tc>
        <w:tc>
          <w:tcPr>
            <w:tcW w:w="2055" w:type="dxa"/>
          </w:tcPr>
          <w:p w14:paraId="3EAA461D" w14:textId="77777777" w:rsidR="00B32C55" w:rsidRPr="007B42A5" w:rsidRDefault="00CE4ED8">
            <w:pPr>
              <w:widowControl w:val="0"/>
              <w:jc w:val="center"/>
              <w:rPr>
                <w:rFonts w:ascii="Times New Roman" w:hAnsi="Times New Roman" w:cs="Times New Roman"/>
                <w:color w:val="auto"/>
              </w:rPr>
            </w:pPr>
            <w:r w:rsidRPr="007B42A5">
              <w:rPr>
                <w:color w:val="auto"/>
              </w:rPr>
              <w:t>0.14</w:t>
            </w:r>
          </w:p>
        </w:tc>
        <w:tc>
          <w:tcPr>
            <w:tcW w:w="1635" w:type="dxa"/>
          </w:tcPr>
          <w:p w14:paraId="2550894D" w14:textId="77777777" w:rsidR="00B32C55" w:rsidRPr="007B42A5" w:rsidRDefault="00CE4ED8">
            <w:pPr>
              <w:jc w:val="right"/>
              <w:rPr>
                <w:rFonts w:ascii="Times New Roman" w:hAnsi="Times New Roman" w:cs="Times New Roman"/>
                <w:color w:val="auto"/>
              </w:rPr>
            </w:pPr>
            <w:r w:rsidRPr="007B42A5">
              <w:rPr>
                <w:color w:val="auto"/>
              </w:rPr>
              <w:t>1.64</w:t>
            </w:r>
          </w:p>
        </w:tc>
        <w:tc>
          <w:tcPr>
            <w:tcW w:w="1800" w:type="dxa"/>
          </w:tcPr>
          <w:p w14:paraId="1DB01362" w14:textId="77777777" w:rsidR="00B32C55" w:rsidRPr="007B42A5" w:rsidRDefault="00CE4ED8">
            <w:pPr>
              <w:jc w:val="right"/>
              <w:rPr>
                <w:rFonts w:ascii="Times New Roman" w:hAnsi="Times New Roman" w:cs="Times New Roman"/>
                <w:color w:val="auto"/>
              </w:rPr>
            </w:pPr>
            <w:r w:rsidRPr="007B42A5">
              <w:rPr>
                <w:color w:val="auto"/>
              </w:rPr>
              <w:t>2.79</w:t>
            </w:r>
          </w:p>
        </w:tc>
      </w:tr>
      <w:tr w:rsidR="00B32C55" w:rsidRPr="007B42A5" w14:paraId="02788677" w14:textId="77777777">
        <w:trPr>
          <w:trHeight w:val="140"/>
        </w:trPr>
        <w:tc>
          <w:tcPr>
            <w:tcW w:w="2082" w:type="dxa"/>
          </w:tcPr>
          <w:p w14:paraId="03CBDB76" w14:textId="77777777" w:rsidR="00B32C55" w:rsidRPr="007B42A5" w:rsidRDefault="00CE4ED8">
            <w:pPr>
              <w:widowControl w:val="0"/>
              <w:jc w:val="center"/>
              <w:rPr>
                <w:rFonts w:ascii="Times New Roman" w:hAnsi="Times New Roman" w:cs="Times New Roman"/>
                <w:color w:val="auto"/>
              </w:rPr>
            </w:pPr>
            <w:r w:rsidRPr="007B42A5">
              <w:rPr>
                <w:color w:val="auto"/>
              </w:rPr>
              <w:t>Exterior Walls</w:t>
            </w:r>
          </w:p>
        </w:tc>
        <w:tc>
          <w:tcPr>
            <w:tcW w:w="1873" w:type="dxa"/>
          </w:tcPr>
          <w:p w14:paraId="3EAEEDAC" w14:textId="77777777" w:rsidR="00B32C55" w:rsidRPr="007B42A5" w:rsidRDefault="00CE4ED8">
            <w:pPr>
              <w:widowControl w:val="0"/>
              <w:jc w:val="center"/>
              <w:rPr>
                <w:rFonts w:ascii="Times New Roman" w:hAnsi="Times New Roman" w:cs="Times New Roman"/>
                <w:color w:val="auto"/>
              </w:rPr>
            </w:pPr>
            <w:r w:rsidRPr="007B42A5">
              <w:rPr>
                <w:color w:val="auto"/>
              </w:rPr>
              <w:t>182</w:t>
            </w:r>
          </w:p>
        </w:tc>
        <w:tc>
          <w:tcPr>
            <w:tcW w:w="2055" w:type="dxa"/>
          </w:tcPr>
          <w:p w14:paraId="57E0B4FA" w14:textId="77777777" w:rsidR="00B32C55" w:rsidRPr="007B42A5" w:rsidRDefault="00CE4ED8">
            <w:pPr>
              <w:widowControl w:val="0"/>
              <w:jc w:val="center"/>
              <w:rPr>
                <w:rFonts w:ascii="Times New Roman" w:hAnsi="Times New Roman" w:cs="Times New Roman"/>
                <w:color w:val="auto"/>
              </w:rPr>
            </w:pPr>
            <w:r w:rsidRPr="007B42A5">
              <w:rPr>
                <w:color w:val="auto"/>
              </w:rPr>
              <w:t>0.71</w:t>
            </w:r>
          </w:p>
        </w:tc>
        <w:tc>
          <w:tcPr>
            <w:tcW w:w="1635" w:type="dxa"/>
          </w:tcPr>
          <w:p w14:paraId="628BBE53" w14:textId="77777777" w:rsidR="00B32C55" w:rsidRPr="007B42A5" w:rsidRDefault="00CE4ED8">
            <w:pPr>
              <w:jc w:val="right"/>
              <w:rPr>
                <w:rFonts w:ascii="Times New Roman" w:hAnsi="Times New Roman" w:cs="Times New Roman"/>
                <w:color w:val="auto"/>
              </w:rPr>
            </w:pPr>
            <w:r w:rsidRPr="007B42A5">
              <w:rPr>
                <w:color w:val="auto"/>
              </w:rPr>
              <w:t>5.65</w:t>
            </w:r>
          </w:p>
        </w:tc>
        <w:tc>
          <w:tcPr>
            <w:tcW w:w="1800" w:type="dxa"/>
          </w:tcPr>
          <w:p w14:paraId="26115863" w14:textId="77777777" w:rsidR="00B32C55" w:rsidRPr="007B42A5" w:rsidRDefault="00CE4ED8">
            <w:pPr>
              <w:jc w:val="right"/>
              <w:rPr>
                <w:rFonts w:ascii="Times New Roman" w:hAnsi="Times New Roman" w:cs="Times New Roman"/>
                <w:color w:val="auto"/>
              </w:rPr>
            </w:pPr>
            <w:r w:rsidRPr="007B42A5">
              <w:rPr>
                <w:color w:val="auto"/>
              </w:rPr>
              <w:t>9.58</w:t>
            </w:r>
          </w:p>
        </w:tc>
      </w:tr>
      <w:tr w:rsidR="00B32C55" w:rsidRPr="007B42A5" w14:paraId="496AF4E1" w14:textId="77777777">
        <w:trPr>
          <w:trHeight w:val="140"/>
        </w:trPr>
        <w:tc>
          <w:tcPr>
            <w:tcW w:w="2082" w:type="dxa"/>
          </w:tcPr>
          <w:p w14:paraId="64CB350E" w14:textId="77777777" w:rsidR="00B32C55" w:rsidRPr="007B42A5" w:rsidRDefault="00CE4ED8">
            <w:pPr>
              <w:widowControl w:val="0"/>
              <w:jc w:val="center"/>
              <w:rPr>
                <w:rFonts w:ascii="Times New Roman" w:hAnsi="Times New Roman" w:cs="Times New Roman"/>
                <w:color w:val="auto"/>
              </w:rPr>
            </w:pPr>
            <w:r w:rsidRPr="007B42A5">
              <w:rPr>
                <w:color w:val="auto"/>
              </w:rPr>
              <w:t>Ceilings</w:t>
            </w:r>
          </w:p>
        </w:tc>
        <w:tc>
          <w:tcPr>
            <w:tcW w:w="1873" w:type="dxa"/>
          </w:tcPr>
          <w:p w14:paraId="62BF5245" w14:textId="77777777" w:rsidR="00B32C55" w:rsidRPr="007B42A5" w:rsidRDefault="00CE4ED8">
            <w:pPr>
              <w:widowControl w:val="0"/>
              <w:jc w:val="center"/>
              <w:rPr>
                <w:rFonts w:ascii="Times New Roman" w:hAnsi="Times New Roman" w:cs="Times New Roman"/>
                <w:color w:val="auto"/>
              </w:rPr>
            </w:pPr>
            <w:r w:rsidRPr="007B42A5">
              <w:rPr>
                <w:color w:val="auto"/>
              </w:rPr>
              <w:t>232</w:t>
            </w:r>
          </w:p>
        </w:tc>
        <w:tc>
          <w:tcPr>
            <w:tcW w:w="2055" w:type="dxa"/>
          </w:tcPr>
          <w:p w14:paraId="60C41F65" w14:textId="77777777" w:rsidR="00B32C55" w:rsidRPr="007B42A5" w:rsidRDefault="00CE4ED8">
            <w:pPr>
              <w:widowControl w:val="0"/>
              <w:jc w:val="center"/>
              <w:rPr>
                <w:rFonts w:ascii="Times New Roman" w:hAnsi="Times New Roman" w:cs="Times New Roman"/>
                <w:color w:val="auto"/>
              </w:rPr>
            </w:pPr>
            <w:r w:rsidRPr="007B42A5">
              <w:rPr>
                <w:color w:val="auto"/>
              </w:rPr>
              <w:t>0.55</w:t>
            </w:r>
          </w:p>
        </w:tc>
        <w:tc>
          <w:tcPr>
            <w:tcW w:w="1635" w:type="dxa"/>
          </w:tcPr>
          <w:p w14:paraId="5EF548F8" w14:textId="77777777" w:rsidR="00B32C55" w:rsidRPr="007B42A5" w:rsidRDefault="00CE4ED8">
            <w:pPr>
              <w:jc w:val="right"/>
              <w:rPr>
                <w:rFonts w:ascii="Times New Roman" w:hAnsi="Times New Roman" w:cs="Times New Roman"/>
                <w:color w:val="auto"/>
              </w:rPr>
            </w:pPr>
            <w:r w:rsidRPr="007B42A5">
              <w:rPr>
                <w:color w:val="auto"/>
              </w:rPr>
              <w:t>7.2</w:t>
            </w:r>
          </w:p>
        </w:tc>
        <w:tc>
          <w:tcPr>
            <w:tcW w:w="1800" w:type="dxa"/>
          </w:tcPr>
          <w:p w14:paraId="02FD45C9" w14:textId="77777777" w:rsidR="00B32C55" w:rsidRPr="007B42A5" w:rsidRDefault="00CE4ED8">
            <w:pPr>
              <w:jc w:val="right"/>
              <w:rPr>
                <w:rFonts w:ascii="Times New Roman" w:hAnsi="Times New Roman" w:cs="Times New Roman"/>
                <w:color w:val="auto"/>
              </w:rPr>
            </w:pPr>
            <w:r w:rsidRPr="007B42A5">
              <w:rPr>
                <w:color w:val="auto"/>
              </w:rPr>
              <w:t>12.21</w:t>
            </w:r>
          </w:p>
        </w:tc>
      </w:tr>
      <w:tr w:rsidR="00B32C55" w:rsidRPr="007B42A5" w14:paraId="12C5D9C4" w14:textId="77777777">
        <w:trPr>
          <w:trHeight w:val="140"/>
        </w:trPr>
        <w:tc>
          <w:tcPr>
            <w:tcW w:w="2082" w:type="dxa"/>
          </w:tcPr>
          <w:p w14:paraId="274132CF" w14:textId="77777777" w:rsidR="00B32C55" w:rsidRPr="007B42A5" w:rsidRDefault="00CE4ED8">
            <w:pPr>
              <w:widowControl w:val="0"/>
              <w:jc w:val="center"/>
              <w:rPr>
                <w:rFonts w:ascii="Times New Roman" w:hAnsi="Times New Roman" w:cs="Times New Roman"/>
                <w:color w:val="auto"/>
              </w:rPr>
            </w:pPr>
            <w:r w:rsidRPr="007B42A5">
              <w:rPr>
                <w:color w:val="auto"/>
              </w:rPr>
              <w:t>Floors</w:t>
            </w:r>
          </w:p>
        </w:tc>
        <w:tc>
          <w:tcPr>
            <w:tcW w:w="1873" w:type="dxa"/>
          </w:tcPr>
          <w:p w14:paraId="0B46FC3B" w14:textId="77777777" w:rsidR="00B32C55" w:rsidRPr="007B42A5" w:rsidRDefault="00CE4ED8">
            <w:pPr>
              <w:widowControl w:val="0"/>
              <w:jc w:val="center"/>
              <w:rPr>
                <w:rFonts w:ascii="Times New Roman" w:hAnsi="Times New Roman" w:cs="Times New Roman"/>
                <w:color w:val="auto"/>
              </w:rPr>
            </w:pPr>
            <w:r w:rsidRPr="007B42A5">
              <w:rPr>
                <w:color w:val="auto"/>
              </w:rPr>
              <w:t>213</w:t>
            </w:r>
          </w:p>
        </w:tc>
        <w:tc>
          <w:tcPr>
            <w:tcW w:w="2055" w:type="dxa"/>
          </w:tcPr>
          <w:p w14:paraId="3D470C6B" w14:textId="77777777" w:rsidR="00B32C55" w:rsidRPr="007B42A5" w:rsidRDefault="00CE4ED8">
            <w:pPr>
              <w:widowControl w:val="0"/>
              <w:jc w:val="center"/>
              <w:rPr>
                <w:rFonts w:ascii="Times New Roman" w:hAnsi="Times New Roman" w:cs="Times New Roman"/>
                <w:color w:val="auto"/>
              </w:rPr>
            </w:pPr>
            <w:r w:rsidRPr="007B42A5">
              <w:rPr>
                <w:color w:val="auto"/>
              </w:rPr>
              <w:t>5.9</w:t>
            </w:r>
          </w:p>
        </w:tc>
        <w:tc>
          <w:tcPr>
            <w:tcW w:w="1635" w:type="dxa"/>
          </w:tcPr>
          <w:p w14:paraId="69B44C6B" w14:textId="77777777" w:rsidR="00B32C55" w:rsidRPr="007B42A5" w:rsidRDefault="00CE4ED8">
            <w:pPr>
              <w:jc w:val="right"/>
              <w:rPr>
                <w:rFonts w:ascii="Times New Roman" w:hAnsi="Times New Roman" w:cs="Times New Roman"/>
                <w:color w:val="auto"/>
              </w:rPr>
            </w:pPr>
            <w:r w:rsidRPr="007B42A5">
              <w:rPr>
                <w:color w:val="auto"/>
              </w:rPr>
              <w:t>6.61</w:t>
            </w:r>
          </w:p>
        </w:tc>
        <w:tc>
          <w:tcPr>
            <w:tcW w:w="1800" w:type="dxa"/>
          </w:tcPr>
          <w:p w14:paraId="44E4A61F" w14:textId="77777777" w:rsidR="00B32C55" w:rsidRPr="007B42A5" w:rsidRDefault="00CE4ED8">
            <w:pPr>
              <w:jc w:val="right"/>
              <w:rPr>
                <w:rFonts w:ascii="Times New Roman" w:hAnsi="Times New Roman" w:cs="Times New Roman"/>
                <w:color w:val="auto"/>
              </w:rPr>
            </w:pPr>
            <w:r w:rsidRPr="007B42A5">
              <w:rPr>
                <w:color w:val="auto"/>
              </w:rPr>
              <w:t>11.21</w:t>
            </w:r>
          </w:p>
        </w:tc>
      </w:tr>
      <w:tr w:rsidR="00B32C55" w:rsidRPr="007B42A5" w14:paraId="2D4473C8" w14:textId="77777777">
        <w:trPr>
          <w:trHeight w:val="140"/>
        </w:trPr>
        <w:tc>
          <w:tcPr>
            <w:tcW w:w="2082" w:type="dxa"/>
          </w:tcPr>
          <w:p w14:paraId="4B3FFA43" w14:textId="77777777" w:rsidR="00B32C55" w:rsidRPr="007B42A5" w:rsidRDefault="00CE4ED8">
            <w:pPr>
              <w:widowControl w:val="0"/>
              <w:jc w:val="center"/>
              <w:rPr>
                <w:rFonts w:ascii="Times New Roman" w:hAnsi="Times New Roman" w:cs="Times New Roman"/>
                <w:color w:val="auto"/>
              </w:rPr>
            </w:pPr>
            <w:r w:rsidRPr="007B42A5">
              <w:rPr>
                <w:color w:val="auto"/>
              </w:rPr>
              <w:t>Furniture</w:t>
            </w:r>
          </w:p>
        </w:tc>
        <w:tc>
          <w:tcPr>
            <w:tcW w:w="1873" w:type="dxa"/>
          </w:tcPr>
          <w:p w14:paraId="7070AFCF" w14:textId="77777777" w:rsidR="00B32C55" w:rsidRPr="007B42A5" w:rsidRDefault="00CE4ED8">
            <w:pPr>
              <w:widowControl w:val="0"/>
              <w:jc w:val="center"/>
              <w:rPr>
                <w:rFonts w:ascii="Times New Roman" w:hAnsi="Times New Roman" w:cs="Times New Roman"/>
                <w:color w:val="auto"/>
              </w:rPr>
            </w:pPr>
            <w:r w:rsidRPr="007B42A5">
              <w:rPr>
                <w:color w:val="auto"/>
              </w:rPr>
              <w:t>93</w:t>
            </w:r>
          </w:p>
        </w:tc>
        <w:tc>
          <w:tcPr>
            <w:tcW w:w="2055" w:type="dxa"/>
          </w:tcPr>
          <w:p w14:paraId="2E157F60" w14:textId="77777777" w:rsidR="00B32C55" w:rsidRPr="007B42A5" w:rsidRDefault="00CE4ED8">
            <w:pPr>
              <w:widowControl w:val="0"/>
              <w:jc w:val="center"/>
              <w:rPr>
                <w:rFonts w:ascii="Times New Roman" w:hAnsi="Times New Roman" w:cs="Times New Roman"/>
                <w:color w:val="auto"/>
              </w:rPr>
            </w:pPr>
            <w:r w:rsidRPr="007B42A5">
              <w:rPr>
                <w:color w:val="auto"/>
              </w:rPr>
              <w:t>3.1</w:t>
            </w:r>
          </w:p>
        </w:tc>
        <w:tc>
          <w:tcPr>
            <w:tcW w:w="1635" w:type="dxa"/>
          </w:tcPr>
          <w:p w14:paraId="09C4645D" w14:textId="77777777" w:rsidR="00B32C55" w:rsidRPr="007B42A5" w:rsidRDefault="00CE4ED8">
            <w:pPr>
              <w:jc w:val="right"/>
              <w:rPr>
                <w:rFonts w:ascii="Times New Roman" w:hAnsi="Times New Roman" w:cs="Times New Roman"/>
                <w:color w:val="auto"/>
              </w:rPr>
            </w:pPr>
            <w:r w:rsidRPr="007B42A5">
              <w:rPr>
                <w:color w:val="auto"/>
              </w:rPr>
              <w:t>2.89</w:t>
            </w:r>
          </w:p>
        </w:tc>
        <w:tc>
          <w:tcPr>
            <w:tcW w:w="1800" w:type="dxa"/>
          </w:tcPr>
          <w:p w14:paraId="4E4AF922" w14:textId="77777777" w:rsidR="00B32C55" w:rsidRPr="007B42A5" w:rsidRDefault="00CE4ED8">
            <w:pPr>
              <w:jc w:val="right"/>
              <w:rPr>
                <w:rFonts w:ascii="Times New Roman" w:hAnsi="Times New Roman" w:cs="Times New Roman"/>
                <w:color w:val="auto"/>
              </w:rPr>
            </w:pPr>
            <w:r w:rsidRPr="007B42A5">
              <w:rPr>
                <w:color w:val="auto"/>
              </w:rPr>
              <w:t>4.90</w:t>
            </w:r>
          </w:p>
        </w:tc>
      </w:tr>
      <w:tr w:rsidR="00B32C55" w:rsidRPr="007B42A5" w14:paraId="196C05FB" w14:textId="77777777">
        <w:trPr>
          <w:trHeight w:val="140"/>
        </w:trPr>
        <w:tc>
          <w:tcPr>
            <w:tcW w:w="2082" w:type="dxa"/>
          </w:tcPr>
          <w:p w14:paraId="361A7EBF" w14:textId="77777777" w:rsidR="00B32C55" w:rsidRPr="007B42A5" w:rsidRDefault="00CE4ED8">
            <w:pPr>
              <w:widowControl w:val="0"/>
              <w:jc w:val="center"/>
              <w:rPr>
                <w:rFonts w:ascii="Times New Roman" w:hAnsi="Times New Roman" w:cs="Times New Roman"/>
                <w:color w:val="auto"/>
              </w:rPr>
            </w:pPr>
            <w:r w:rsidRPr="007B42A5">
              <w:rPr>
                <w:color w:val="auto"/>
              </w:rPr>
              <w:t>Total</w:t>
            </w:r>
          </w:p>
        </w:tc>
        <w:tc>
          <w:tcPr>
            <w:tcW w:w="1873" w:type="dxa"/>
          </w:tcPr>
          <w:p w14:paraId="317D3CFB" w14:textId="77777777" w:rsidR="00B32C55" w:rsidRPr="007B42A5" w:rsidRDefault="00CE4ED8">
            <w:pPr>
              <w:widowControl w:val="0"/>
              <w:jc w:val="center"/>
              <w:rPr>
                <w:rFonts w:ascii="Times New Roman" w:hAnsi="Times New Roman" w:cs="Times New Roman"/>
                <w:color w:val="auto"/>
              </w:rPr>
            </w:pPr>
            <w:r w:rsidRPr="007B42A5">
              <w:rPr>
                <w:color w:val="auto"/>
              </w:rPr>
              <w:t>~ 1000</w:t>
            </w:r>
          </w:p>
        </w:tc>
        <w:tc>
          <w:tcPr>
            <w:tcW w:w="2055" w:type="dxa"/>
          </w:tcPr>
          <w:p w14:paraId="2C9929A0" w14:textId="77777777" w:rsidR="00B32C55" w:rsidRPr="007B42A5" w:rsidRDefault="00CE4ED8">
            <w:pPr>
              <w:widowControl w:val="0"/>
              <w:jc w:val="center"/>
              <w:rPr>
                <w:rFonts w:ascii="Times New Roman" w:hAnsi="Times New Roman" w:cs="Times New Roman"/>
                <w:color w:val="auto"/>
              </w:rPr>
            </w:pPr>
            <w:r w:rsidRPr="007B42A5">
              <w:rPr>
                <w:color w:val="auto"/>
              </w:rPr>
              <w:t>~ 12</w:t>
            </w:r>
          </w:p>
        </w:tc>
        <w:tc>
          <w:tcPr>
            <w:tcW w:w="1635" w:type="dxa"/>
          </w:tcPr>
          <w:p w14:paraId="0ADE9AB2" w14:textId="77777777" w:rsidR="00B32C55" w:rsidRPr="007B42A5" w:rsidRDefault="00CE4ED8">
            <w:pPr>
              <w:jc w:val="right"/>
              <w:rPr>
                <w:rFonts w:ascii="Times New Roman" w:hAnsi="Times New Roman" w:cs="Times New Roman"/>
                <w:color w:val="auto"/>
              </w:rPr>
            </w:pPr>
            <w:r w:rsidRPr="007B42A5">
              <w:rPr>
                <w:color w:val="auto"/>
              </w:rPr>
              <w:t>~31</w:t>
            </w:r>
          </w:p>
        </w:tc>
        <w:tc>
          <w:tcPr>
            <w:tcW w:w="1800" w:type="dxa"/>
          </w:tcPr>
          <w:p w14:paraId="18E161A7" w14:textId="77777777" w:rsidR="00B32C55" w:rsidRPr="007B42A5" w:rsidRDefault="00CE4ED8" w:rsidP="003E6181">
            <w:pPr>
              <w:keepNext/>
              <w:jc w:val="right"/>
              <w:rPr>
                <w:rFonts w:ascii="Times New Roman" w:hAnsi="Times New Roman" w:cs="Times New Roman"/>
                <w:color w:val="auto"/>
              </w:rPr>
            </w:pPr>
            <w:r w:rsidRPr="007B42A5">
              <w:rPr>
                <w:color w:val="auto"/>
              </w:rPr>
              <w:t>~53</w:t>
            </w:r>
          </w:p>
        </w:tc>
      </w:tr>
    </w:tbl>
    <w:p w14:paraId="602E3E81" w14:textId="4B736E86" w:rsidR="00B32C55" w:rsidRPr="007B42A5" w:rsidRDefault="0015534C" w:rsidP="004C2BD5">
      <w:pPr>
        <w:pStyle w:val="Caption"/>
        <w:jc w:val="center"/>
        <w:rPr>
          <w:color w:val="auto"/>
          <w:sz w:val="22"/>
          <w:szCs w:val="22"/>
        </w:rPr>
      </w:pPr>
      <w:bookmarkStart w:id="30" w:name="_Ref522130282"/>
      <w:r w:rsidRPr="007B42A5">
        <w:rPr>
          <w:color w:val="auto"/>
          <w:sz w:val="22"/>
          <w:szCs w:val="22"/>
        </w:rPr>
        <w:t xml:space="preserve">Table </w:t>
      </w:r>
      <w:r w:rsidRPr="007B42A5">
        <w:rPr>
          <w:color w:val="auto"/>
          <w:sz w:val="22"/>
          <w:szCs w:val="22"/>
        </w:rPr>
        <w:fldChar w:fldCharType="begin"/>
      </w:r>
      <w:r w:rsidRPr="007B42A5">
        <w:rPr>
          <w:color w:val="auto"/>
          <w:sz w:val="22"/>
          <w:szCs w:val="22"/>
        </w:rPr>
        <w:instrText xml:space="preserve"> SEQ Table \* ARABIC </w:instrText>
      </w:r>
      <w:r w:rsidRPr="007B42A5">
        <w:rPr>
          <w:color w:val="auto"/>
          <w:sz w:val="22"/>
          <w:szCs w:val="22"/>
        </w:rPr>
        <w:fldChar w:fldCharType="separate"/>
      </w:r>
      <w:r w:rsidR="00C841E0">
        <w:rPr>
          <w:noProof/>
          <w:color w:val="auto"/>
          <w:sz w:val="22"/>
          <w:szCs w:val="22"/>
        </w:rPr>
        <w:t>4</w:t>
      </w:r>
      <w:r w:rsidRPr="007B42A5">
        <w:rPr>
          <w:color w:val="auto"/>
          <w:sz w:val="22"/>
          <w:szCs w:val="22"/>
        </w:rPr>
        <w:fldChar w:fldCharType="end"/>
      </w:r>
      <w:bookmarkEnd w:id="30"/>
      <w:r w:rsidRPr="007B42A5">
        <w:rPr>
          <w:color w:val="auto"/>
          <w:sz w:val="22"/>
          <w:szCs w:val="22"/>
        </w:rPr>
        <w:t>: Summary of surface area and sensible thermal mass for various components in the living zone.</w:t>
      </w:r>
    </w:p>
    <w:p w14:paraId="6920D046" w14:textId="77777777" w:rsidR="00B32C55" w:rsidRPr="007B42A5" w:rsidRDefault="00B32C55">
      <w:pPr>
        <w:spacing w:line="285" w:lineRule="auto"/>
        <w:jc w:val="both"/>
        <w:rPr>
          <w:b/>
          <w:sz w:val="22"/>
          <w:szCs w:val="22"/>
        </w:rPr>
      </w:pPr>
    </w:p>
    <w:p w14:paraId="2AE2FF79" w14:textId="77777777" w:rsidR="00B32C55" w:rsidRPr="007B42A5" w:rsidRDefault="00B32C55">
      <w:pPr>
        <w:spacing w:line="285" w:lineRule="auto"/>
        <w:jc w:val="both"/>
        <w:rPr>
          <w:b/>
          <w:sz w:val="22"/>
          <w:szCs w:val="22"/>
        </w:rPr>
        <w:sectPr w:rsidR="00B32C55" w:rsidRPr="007B42A5">
          <w:type w:val="continuous"/>
          <w:pgSz w:w="12240" w:h="15840"/>
          <w:pgMar w:top="1440" w:right="1440" w:bottom="1440" w:left="1440" w:header="720" w:footer="720" w:gutter="0"/>
          <w:cols w:space="720"/>
        </w:sectPr>
      </w:pPr>
    </w:p>
    <w:p w14:paraId="616F89F7" w14:textId="77777777" w:rsidR="00B32C55" w:rsidRPr="007B42A5" w:rsidRDefault="00CE4ED8">
      <w:pPr>
        <w:pStyle w:val="Heading2"/>
      </w:pPr>
      <w:r w:rsidRPr="007B42A5">
        <w:t xml:space="preserve">2.2. Pre-cooling Strategies </w:t>
      </w:r>
    </w:p>
    <w:p w14:paraId="0F0CADBD" w14:textId="00ADC01F" w:rsidR="00B32C55" w:rsidRPr="007B42A5" w:rsidRDefault="00CE4ED8">
      <w:pPr>
        <w:spacing w:line="285" w:lineRule="auto"/>
        <w:rPr>
          <w:sz w:val="22"/>
          <w:szCs w:val="22"/>
        </w:rPr>
      </w:pPr>
      <w:r w:rsidRPr="007B42A5">
        <w:rPr>
          <w:sz w:val="22"/>
          <w:szCs w:val="22"/>
        </w:rPr>
        <w:t>To calculate cost for the variable setpoint simulations, the study uses time of use (TOU) plans provided by electrical utilities in each city. Gas rates remain the same as in the constant setpoint simulation</w:t>
      </w:r>
      <w:r w:rsidR="004F52C1">
        <w:rPr>
          <w:sz w:val="22"/>
          <w:szCs w:val="22"/>
        </w:rPr>
        <w:t>.</w:t>
      </w:r>
      <w:r w:rsidRPr="007B42A5">
        <w:rPr>
          <w:sz w:val="22"/>
          <w:szCs w:val="22"/>
        </w:rPr>
        <w:t xml:space="preserve"> Phoenix uses the E-21 Super Peak TOU price plan from the Salt River Project, Sacramento uses the Residential TOU Option 1 price plan from the Sacramento Municipal Utility District, and Boston uses NSTAR’s Boston Edison Co. Optional Residential TOU price plan. </w:t>
      </w:r>
      <w:r w:rsidR="00581005" w:rsidRPr="007B42A5">
        <w:rPr>
          <w:sz w:val="22"/>
          <w:szCs w:val="22"/>
        </w:rPr>
        <w:fldChar w:fldCharType="begin"/>
      </w:r>
      <w:r w:rsidR="00581005" w:rsidRPr="007B42A5">
        <w:rPr>
          <w:sz w:val="22"/>
          <w:szCs w:val="22"/>
        </w:rPr>
        <w:instrText xml:space="preserve"> REF _Ref522130295 \h </w:instrText>
      </w:r>
      <w:r w:rsidR="00581005" w:rsidRPr="007B42A5">
        <w:rPr>
          <w:sz w:val="22"/>
          <w:szCs w:val="22"/>
        </w:rPr>
      </w:r>
      <w:r w:rsidR="00581005" w:rsidRPr="007B42A5">
        <w:rPr>
          <w:sz w:val="22"/>
          <w:szCs w:val="22"/>
        </w:rPr>
        <w:fldChar w:fldCharType="separate"/>
      </w:r>
      <w:r w:rsidR="00C841E0" w:rsidRPr="007B42A5">
        <w:rPr>
          <w:sz w:val="22"/>
          <w:szCs w:val="22"/>
        </w:rPr>
        <w:t xml:space="preserve">Table </w:t>
      </w:r>
      <w:r w:rsidR="00C841E0">
        <w:rPr>
          <w:noProof/>
          <w:sz w:val="22"/>
          <w:szCs w:val="22"/>
        </w:rPr>
        <w:t>5</w:t>
      </w:r>
      <w:r w:rsidR="00581005" w:rsidRPr="007B42A5">
        <w:rPr>
          <w:sz w:val="22"/>
          <w:szCs w:val="22"/>
        </w:rPr>
        <w:fldChar w:fldCharType="end"/>
      </w:r>
      <w:r w:rsidRPr="007B42A5">
        <w:rPr>
          <w:sz w:val="22"/>
          <w:szCs w:val="22"/>
        </w:rPr>
        <w:t xml:space="preserve">, </w:t>
      </w:r>
      <w:r w:rsidR="00581005" w:rsidRPr="007B42A5">
        <w:rPr>
          <w:sz w:val="22"/>
          <w:szCs w:val="22"/>
        </w:rPr>
        <w:fldChar w:fldCharType="begin"/>
      </w:r>
      <w:r w:rsidR="00581005" w:rsidRPr="007B42A5">
        <w:rPr>
          <w:sz w:val="22"/>
          <w:szCs w:val="22"/>
        </w:rPr>
        <w:instrText xml:space="preserve"> REF _Ref522130305 \h </w:instrText>
      </w:r>
      <w:r w:rsidR="00581005" w:rsidRPr="007B42A5">
        <w:rPr>
          <w:sz w:val="22"/>
          <w:szCs w:val="22"/>
        </w:rPr>
      </w:r>
      <w:r w:rsidR="00581005" w:rsidRPr="007B42A5">
        <w:rPr>
          <w:sz w:val="22"/>
          <w:szCs w:val="22"/>
        </w:rPr>
        <w:fldChar w:fldCharType="separate"/>
      </w:r>
      <w:r w:rsidR="00C841E0" w:rsidRPr="007B42A5">
        <w:rPr>
          <w:sz w:val="22"/>
          <w:szCs w:val="22"/>
        </w:rPr>
        <w:t xml:space="preserve">Table </w:t>
      </w:r>
      <w:r w:rsidR="00C841E0">
        <w:rPr>
          <w:noProof/>
          <w:sz w:val="22"/>
          <w:szCs w:val="22"/>
        </w:rPr>
        <w:t>6</w:t>
      </w:r>
      <w:r w:rsidR="00581005" w:rsidRPr="007B42A5">
        <w:rPr>
          <w:sz w:val="22"/>
          <w:szCs w:val="22"/>
        </w:rPr>
        <w:fldChar w:fldCharType="end"/>
      </w:r>
      <w:r w:rsidRPr="007B42A5">
        <w:rPr>
          <w:sz w:val="22"/>
          <w:szCs w:val="22"/>
        </w:rPr>
        <w:t xml:space="preserve">, and </w:t>
      </w:r>
      <w:r w:rsidR="00581005" w:rsidRPr="007B42A5">
        <w:rPr>
          <w:sz w:val="22"/>
          <w:szCs w:val="22"/>
        </w:rPr>
        <w:fldChar w:fldCharType="begin"/>
      </w:r>
      <w:r w:rsidR="00581005" w:rsidRPr="007B42A5">
        <w:rPr>
          <w:sz w:val="22"/>
          <w:szCs w:val="22"/>
        </w:rPr>
        <w:instrText xml:space="preserve"> REF _Ref522130315 \h </w:instrText>
      </w:r>
      <w:r w:rsidR="00581005" w:rsidRPr="007B42A5">
        <w:rPr>
          <w:sz w:val="22"/>
          <w:szCs w:val="22"/>
        </w:rPr>
      </w:r>
      <w:r w:rsidR="00581005" w:rsidRPr="007B42A5">
        <w:rPr>
          <w:sz w:val="22"/>
          <w:szCs w:val="22"/>
        </w:rPr>
        <w:fldChar w:fldCharType="separate"/>
      </w:r>
      <w:r w:rsidR="00C841E0" w:rsidRPr="007B42A5">
        <w:rPr>
          <w:sz w:val="22"/>
          <w:szCs w:val="22"/>
        </w:rPr>
        <w:t xml:space="preserve">Table </w:t>
      </w:r>
      <w:r w:rsidR="00C841E0">
        <w:rPr>
          <w:noProof/>
          <w:sz w:val="22"/>
          <w:szCs w:val="22"/>
        </w:rPr>
        <w:t>7</w:t>
      </w:r>
      <w:r w:rsidR="00581005" w:rsidRPr="007B42A5">
        <w:rPr>
          <w:sz w:val="22"/>
          <w:szCs w:val="22"/>
        </w:rPr>
        <w:fldChar w:fldCharType="end"/>
      </w:r>
      <w:r w:rsidR="00581005" w:rsidRPr="007B42A5">
        <w:rPr>
          <w:sz w:val="22"/>
          <w:szCs w:val="22"/>
        </w:rPr>
        <w:t xml:space="preserve"> </w:t>
      </w:r>
      <w:r w:rsidRPr="007B42A5">
        <w:rPr>
          <w:sz w:val="22"/>
          <w:szCs w:val="22"/>
        </w:rPr>
        <w:t>describe the price plans in detail.</w:t>
      </w:r>
      <w:r w:rsidR="00676230" w:rsidRPr="007B42A5">
        <w:rPr>
          <w:sz w:val="22"/>
          <w:szCs w:val="22"/>
        </w:rPr>
        <w:t xml:space="preserve"> </w:t>
      </w:r>
    </w:p>
    <w:p w14:paraId="7471D970" w14:textId="77777777" w:rsidR="00B32C55" w:rsidRPr="007B42A5" w:rsidRDefault="00B32C55">
      <w:pPr>
        <w:spacing w:line="285" w:lineRule="auto"/>
        <w:jc w:val="both"/>
        <w:rPr>
          <w:sz w:val="22"/>
          <w:szCs w:val="22"/>
        </w:rPr>
      </w:pPr>
    </w:p>
    <w:tbl>
      <w:tblPr>
        <w:tblStyle w:val="a3"/>
        <w:tblW w:w="6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330"/>
        <w:gridCol w:w="1980"/>
      </w:tblGrid>
      <w:tr w:rsidR="00B32C55" w:rsidRPr="007B42A5" w14:paraId="456C4831" w14:textId="77777777">
        <w:trPr>
          <w:jc w:val="center"/>
        </w:trPr>
        <w:tc>
          <w:tcPr>
            <w:tcW w:w="1615" w:type="dxa"/>
            <w:vAlign w:val="center"/>
          </w:tcPr>
          <w:p w14:paraId="6485E5A9"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 xml:space="preserve"> Electric Rate</w:t>
            </w:r>
          </w:p>
          <w:p w14:paraId="7FC877EE"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(USD/kWh)</w:t>
            </w:r>
          </w:p>
        </w:tc>
        <w:tc>
          <w:tcPr>
            <w:tcW w:w="3330" w:type="dxa"/>
            <w:vAlign w:val="center"/>
          </w:tcPr>
          <w:p w14:paraId="48ADE91C"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Months</w:t>
            </w:r>
          </w:p>
        </w:tc>
        <w:tc>
          <w:tcPr>
            <w:tcW w:w="1980" w:type="dxa"/>
            <w:vAlign w:val="center"/>
          </w:tcPr>
          <w:p w14:paraId="52D4B68E"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Period</w:t>
            </w:r>
          </w:p>
        </w:tc>
      </w:tr>
      <w:tr w:rsidR="00B32C55" w:rsidRPr="007B42A5" w14:paraId="3EDB5FDC" w14:textId="77777777">
        <w:trPr>
          <w:jc w:val="center"/>
        </w:trPr>
        <w:tc>
          <w:tcPr>
            <w:tcW w:w="1615" w:type="dxa"/>
            <w:vAlign w:val="center"/>
          </w:tcPr>
          <w:p w14:paraId="661A5B23"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0.297</w:t>
            </w:r>
          </w:p>
        </w:tc>
        <w:tc>
          <w:tcPr>
            <w:tcW w:w="3330" w:type="dxa"/>
            <w:vAlign w:val="center"/>
          </w:tcPr>
          <w:p w14:paraId="1C2737AA"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May – Jun, Sep – Oct</w:t>
            </w:r>
          </w:p>
        </w:tc>
        <w:tc>
          <w:tcPr>
            <w:tcW w:w="1980" w:type="dxa"/>
            <w:vAlign w:val="center"/>
          </w:tcPr>
          <w:p w14:paraId="278F4874"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3 PM – 6 PM</w:t>
            </w:r>
          </w:p>
        </w:tc>
      </w:tr>
      <w:tr w:rsidR="00B32C55" w:rsidRPr="007B42A5" w14:paraId="4EFCB1EF" w14:textId="77777777">
        <w:trPr>
          <w:jc w:val="center"/>
        </w:trPr>
        <w:tc>
          <w:tcPr>
            <w:tcW w:w="1615" w:type="dxa"/>
            <w:vAlign w:val="center"/>
          </w:tcPr>
          <w:p w14:paraId="00F94CF9"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0.082</w:t>
            </w:r>
          </w:p>
        </w:tc>
        <w:tc>
          <w:tcPr>
            <w:tcW w:w="3330" w:type="dxa"/>
            <w:vAlign w:val="center"/>
          </w:tcPr>
          <w:p w14:paraId="770A9BF5"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 xml:space="preserve">May – Jun, Sep – Oct </w:t>
            </w:r>
          </w:p>
        </w:tc>
        <w:tc>
          <w:tcPr>
            <w:tcW w:w="1980" w:type="dxa"/>
            <w:vAlign w:val="center"/>
          </w:tcPr>
          <w:p w14:paraId="6D0E0C59"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6 PM – 3 PM</w:t>
            </w:r>
          </w:p>
        </w:tc>
      </w:tr>
      <w:tr w:rsidR="00B32C55" w:rsidRPr="007B42A5" w14:paraId="045CC4CD" w14:textId="77777777">
        <w:trPr>
          <w:jc w:val="center"/>
        </w:trPr>
        <w:tc>
          <w:tcPr>
            <w:tcW w:w="1615" w:type="dxa"/>
            <w:vAlign w:val="center"/>
          </w:tcPr>
          <w:p w14:paraId="4F43048D"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0.350</w:t>
            </w:r>
          </w:p>
        </w:tc>
        <w:tc>
          <w:tcPr>
            <w:tcW w:w="3330" w:type="dxa"/>
            <w:vAlign w:val="center"/>
          </w:tcPr>
          <w:p w14:paraId="5912702F"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 xml:space="preserve">Jul – Aug </w:t>
            </w:r>
          </w:p>
        </w:tc>
        <w:tc>
          <w:tcPr>
            <w:tcW w:w="1980" w:type="dxa"/>
            <w:vAlign w:val="center"/>
          </w:tcPr>
          <w:p w14:paraId="3366A88C"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3 PM – 6 PM</w:t>
            </w:r>
          </w:p>
        </w:tc>
      </w:tr>
      <w:tr w:rsidR="00B32C55" w:rsidRPr="007B42A5" w14:paraId="0269E2DF" w14:textId="77777777">
        <w:trPr>
          <w:jc w:val="center"/>
        </w:trPr>
        <w:tc>
          <w:tcPr>
            <w:tcW w:w="1615" w:type="dxa"/>
            <w:vAlign w:val="center"/>
          </w:tcPr>
          <w:p w14:paraId="75F699F3"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0.084</w:t>
            </w:r>
          </w:p>
        </w:tc>
        <w:tc>
          <w:tcPr>
            <w:tcW w:w="3330" w:type="dxa"/>
            <w:vAlign w:val="center"/>
          </w:tcPr>
          <w:p w14:paraId="107D094C"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 xml:space="preserve">Jul – Aug </w:t>
            </w:r>
          </w:p>
        </w:tc>
        <w:tc>
          <w:tcPr>
            <w:tcW w:w="1980" w:type="dxa"/>
            <w:vAlign w:val="center"/>
          </w:tcPr>
          <w:p w14:paraId="27DA7291"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6 PM – 3 PM</w:t>
            </w:r>
          </w:p>
        </w:tc>
      </w:tr>
      <w:tr w:rsidR="00B32C55" w:rsidRPr="007B42A5" w14:paraId="26603D9B" w14:textId="77777777">
        <w:trPr>
          <w:jc w:val="center"/>
        </w:trPr>
        <w:tc>
          <w:tcPr>
            <w:tcW w:w="1615" w:type="dxa"/>
            <w:vAlign w:val="center"/>
          </w:tcPr>
          <w:p w14:paraId="33312F59"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0.123</w:t>
            </w:r>
          </w:p>
        </w:tc>
        <w:tc>
          <w:tcPr>
            <w:tcW w:w="3330" w:type="dxa"/>
            <w:vAlign w:val="center"/>
          </w:tcPr>
          <w:p w14:paraId="00F234DE"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Jan – Apr, Nov – Dec</w:t>
            </w:r>
          </w:p>
        </w:tc>
        <w:tc>
          <w:tcPr>
            <w:tcW w:w="1980" w:type="dxa"/>
            <w:vAlign w:val="center"/>
          </w:tcPr>
          <w:p w14:paraId="66E2D05C"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3 PM – 6 PM</w:t>
            </w:r>
          </w:p>
        </w:tc>
      </w:tr>
      <w:tr w:rsidR="00B32C55" w:rsidRPr="007B42A5" w14:paraId="06AE256C" w14:textId="77777777">
        <w:trPr>
          <w:jc w:val="center"/>
        </w:trPr>
        <w:tc>
          <w:tcPr>
            <w:tcW w:w="1615" w:type="dxa"/>
            <w:vAlign w:val="center"/>
          </w:tcPr>
          <w:p w14:paraId="55281CA1" w14:textId="77777777" w:rsidR="00B32C55" w:rsidRPr="007B42A5" w:rsidRDefault="00CE4ED8">
            <w:pPr>
              <w:keepLines/>
              <w:jc w:val="center"/>
              <w:rPr>
                <w:color w:val="auto"/>
                <w:sz w:val="24"/>
                <w:szCs w:val="24"/>
              </w:rPr>
            </w:pPr>
            <w:r w:rsidRPr="007B42A5">
              <w:rPr>
                <w:color w:val="auto"/>
                <w:sz w:val="24"/>
                <w:szCs w:val="24"/>
              </w:rPr>
              <w:t>0.075</w:t>
            </w:r>
          </w:p>
        </w:tc>
        <w:tc>
          <w:tcPr>
            <w:tcW w:w="3330" w:type="dxa"/>
            <w:vAlign w:val="center"/>
          </w:tcPr>
          <w:p w14:paraId="7EDF249A" w14:textId="77777777" w:rsidR="00B32C55" w:rsidRPr="007B42A5" w:rsidRDefault="00CE4ED8">
            <w:pPr>
              <w:keepLines/>
              <w:jc w:val="center"/>
              <w:rPr>
                <w:color w:val="auto"/>
                <w:sz w:val="24"/>
                <w:szCs w:val="24"/>
              </w:rPr>
            </w:pPr>
            <w:r w:rsidRPr="007B42A5">
              <w:rPr>
                <w:color w:val="auto"/>
                <w:sz w:val="24"/>
                <w:szCs w:val="24"/>
              </w:rPr>
              <w:t>Jan – Apr, Nov – Dec</w:t>
            </w:r>
          </w:p>
        </w:tc>
        <w:tc>
          <w:tcPr>
            <w:tcW w:w="1980" w:type="dxa"/>
            <w:vAlign w:val="center"/>
          </w:tcPr>
          <w:p w14:paraId="518C1929" w14:textId="77777777" w:rsidR="00B32C55" w:rsidRPr="007B42A5" w:rsidRDefault="00CE4ED8" w:rsidP="003E6181">
            <w:pPr>
              <w:keepNext/>
              <w:keepLines/>
              <w:jc w:val="center"/>
              <w:rPr>
                <w:rFonts w:ascii="Times New Roman" w:eastAsia="Times New Roman" w:hAnsi="Times New Roman" w:cs="Times New Roman"/>
                <w:color w:val="auto"/>
                <w:sz w:val="24"/>
                <w:szCs w:val="24"/>
              </w:rPr>
            </w:pPr>
            <w:r w:rsidRPr="007B42A5">
              <w:rPr>
                <w:color w:val="auto"/>
                <w:sz w:val="24"/>
                <w:szCs w:val="24"/>
              </w:rPr>
              <w:t>6 PM – 3 PM</w:t>
            </w:r>
          </w:p>
        </w:tc>
      </w:tr>
    </w:tbl>
    <w:p w14:paraId="61DE4672" w14:textId="49D0A9D9" w:rsidR="00B32C55" w:rsidRPr="007B42A5" w:rsidRDefault="0015534C" w:rsidP="003E6181">
      <w:pPr>
        <w:pStyle w:val="Caption"/>
        <w:jc w:val="center"/>
        <w:rPr>
          <w:color w:val="auto"/>
          <w:sz w:val="22"/>
          <w:szCs w:val="22"/>
        </w:rPr>
      </w:pPr>
      <w:bookmarkStart w:id="31" w:name="_Ref522130295"/>
      <w:r w:rsidRPr="007B42A5">
        <w:rPr>
          <w:color w:val="auto"/>
          <w:sz w:val="22"/>
          <w:szCs w:val="22"/>
        </w:rPr>
        <w:t xml:space="preserve">Table </w:t>
      </w:r>
      <w:r w:rsidRPr="007B42A5">
        <w:rPr>
          <w:color w:val="auto"/>
          <w:sz w:val="22"/>
          <w:szCs w:val="22"/>
        </w:rPr>
        <w:fldChar w:fldCharType="begin"/>
      </w:r>
      <w:r w:rsidRPr="007B42A5">
        <w:rPr>
          <w:color w:val="auto"/>
          <w:sz w:val="22"/>
          <w:szCs w:val="22"/>
        </w:rPr>
        <w:instrText xml:space="preserve"> SEQ Table \* ARABIC </w:instrText>
      </w:r>
      <w:r w:rsidRPr="007B42A5">
        <w:rPr>
          <w:color w:val="auto"/>
          <w:sz w:val="22"/>
          <w:szCs w:val="22"/>
        </w:rPr>
        <w:fldChar w:fldCharType="separate"/>
      </w:r>
      <w:r w:rsidR="00C841E0">
        <w:rPr>
          <w:noProof/>
          <w:color w:val="auto"/>
          <w:sz w:val="22"/>
          <w:szCs w:val="22"/>
        </w:rPr>
        <w:t>5</w:t>
      </w:r>
      <w:r w:rsidRPr="007B42A5">
        <w:rPr>
          <w:color w:val="auto"/>
          <w:sz w:val="22"/>
          <w:szCs w:val="22"/>
        </w:rPr>
        <w:fldChar w:fldCharType="end"/>
      </w:r>
      <w:bookmarkEnd w:id="31"/>
      <w:r w:rsidRPr="007B42A5">
        <w:rPr>
          <w:color w:val="auto"/>
          <w:sz w:val="22"/>
          <w:szCs w:val="22"/>
        </w:rPr>
        <w:t>: Annualized TOU rate for Phoenix, E-21 Super Peak TOU Rate</w:t>
      </w:r>
    </w:p>
    <w:p w14:paraId="470FF7F9" w14:textId="77777777" w:rsidR="00B32C55" w:rsidRPr="007B42A5" w:rsidRDefault="00B32C55">
      <w:pPr>
        <w:keepNext/>
        <w:pBdr>
          <w:top w:val="nil"/>
          <w:left w:val="nil"/>
          <w:bottom w:val="nil"/>
          <w:right w:val="nil"/>
          <w:between w:val="nil"/>
        </w:pBdr>
        <w:spacing w:after="120"/>
        <w:jc w:val="both"/>
        <w:rPr>
          <w:rFonts w:ascii="Calibri" w:eastAsia="Calibri" w:hAnsi="Calibri" w:cs="Calibri"/>
          <w:b/>
          <w:sz w:val="18"/>
          <w:szCs w:val="18"/>
        </w:rPr>
      </w:pPr>
    </w:p>
    <w:tbl>
      <w:tblPr>
        <w:tblStyle w:val="a4"/>
        <w:tblW w:w="6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330"/>
        <w:gridCol w:w="1980"/>
      </w:tblGrid>
      <w:tr w:rsidR="00B32C55" w:rsidRPr="007B42A5" w14:paraId="15BAE466" w14:textId="77777777">
        <w:trPr>
          <w:jc w:val="center"/>
        </w:trPr>
        <w:tc>
          <w:tcPr>
            <w:tcW w:w="1615" w:type="dxa"/>
            <w:vAlign w:val="center"/>
          </w:tcPr>
          <w:p w14:paraId="4AA8DA0E"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Electric Rate</w:t>
            </w:r>
          </w:p>
          <w:p w14:paraId="4AC239AE"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(USD/kWh)</w:t>
            </w:r>
          </w:p>
        </w:tc>
        <w:tc>
          <w:tcPr>
            <w:tcW w:w="3330" w:type="dxa"/>
            <w:vAlign w:val="center"/>
          </w:tcPr>
          <w:p w14:paraId="182BA5F3"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Months</w:t>
            </w:r>
          </w:p>
        </w:tc>
        <w:tc>
          <w:tcPr>
            <w:tcW w:w="1980" w:type="dxa"/>
            <w:vAlign w:val="center"/>
          </w:tcPr>
          <w:p w14:paraId="5D8A17AB"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Period</w:t>
            </w:r>
          </w:p>
        </w:tc>
      </w:tr>
      <w:tr w:rsidR="00B32C55" w:rsidRPr="007B42A5" w14:paraId="27359B8D" w14:textId="77777777">
        <w:trPr>
          <w:jc w:val="center"/>
        </w:trPr>
        <w:tc>
          <w:tcPr>
            <w:tcW w:w="1615" w:type="dxa"/>
            <w:vAlign w:val="center"/>
          </w:tcPr>
          <w:p w14:paraId="3DD8D866"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0.111</w:t>
            </w:r>
          </w:p>
        </w:tc>
        <w:tc>
          <w:tcPr>
            <w:tcW w:w="3330" w:type="dxa"/>
            <w:vAlign w:val="center"/>
          </w:tcPr>
          <w:p w14:paraId="42F29580"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Jan – May, Oct – Dec</w:t>
            </w:r>
          </w:p>
        </w:tc>
        <w:tc>
          <w:tcPr>
            <w:tcW w:w="1980" w:type="dxa"/>
            <w:vAlign w:val="center"/>
          </w:tcPr>
          <w:p w14:paraId="6F5E1E2C"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8 AM – 11 AM</w:t>
            </w:r>
          </w:p>
          <w:p w14:paraId="08B8738D"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7 PM – 10 PM</w:t>
            </w:r>
          </w:p>
        </w:tc>
      </w:tr>
      <w:tr w:rsidR="00B32C55" w:rsidRPr="007B42A5" w14:paraId="3E37C7A6" w14:textId="77777777">
        <w:trPr>
          <w:jc w:val="center"/>
        </w:trPr>
        <w:tc>
          <w:tcPr>
            <w:tcW w:w="1615" w:type="dxa"/>
            <w:vAlign w:val="center"/>
          </w:tcPr>
          <w:p w14:paraId="4E9D33F5"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lastRenderedPageBreak/>
              <w:t>0.103</w:t>
            </w:r>
          </w:p>
        </w:tc>
        <w:tc>
          <w:tcPr>
            <w:tcW w:w="3330" w:type="dxa"/>
            <w:vAlign w:val="center"/>
          </w:tcPr>
          <w:p w14:paraId="7FDF1FA2"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Jan – May, Oct – Dec</w:t>
            </w:r>
          </w:p>
        </w:tc>
        <w:tc>
          <w:tcPr>
            <w:tcW w:w="1980" w:type="dxa"/>
            <w:vAlign w:val="center"/>
          </w:tcPr>
          <w:p w14:paraId="2DCD7DB1"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11 AM – 7 PM</w:t>
            </w:r>
          </w:p>
          <w:p w14:paraId="3F5BC23F"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10 PM – 8 AM</w:t>
            </w:r>
          </w:p>
        </w:tc>
      </w:tr>
      <w:tr w:rsidR="00B32C55" w:rsidRPr="007B42A5" w14:paraId="42C38FF1" w14:textId="77777777">
        <w:trPr>
          <w:trHeight w:val="540"/>
          <w:jc w:val="center"/>
        </w:trPr>
        <w:tc>
          <w:tcPr>
            <w:tcW w:w="1615" w:type="dxa"/>
            <w:vAlign w:val="center"/>
          </w:tcPr>
          <w:p w14:paraId="7CF30032"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0.244</w:t>
            </w:r>
          </w:p>
        </w:tc>
        <w:tc>
          <w:tcPr>
            <w:tcW w:w="3330" w:type="dxa"/>
            <w:vAlign w:val="center"/>
          </w:tcPr>
          <w:p w14:paraId="115B76A7"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 xml:space="preserve">Jun – Sep </w:t>
            </w:r>
          </w:p>
        </w:tc>
        <w:tc>
          <w:tcPr>
            <w:tcW w:w="1980" w:type="dxa"/>
            <w:vAlign w:val="center"/>
          </w:tcPr>
          <w:p w14:paraId="7CE39B23"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3 PM – 10 PM</w:t>
            </w:r>
          </w:p>
        </w:tc>
      </w:tr>
      <w:tr w:rsidR="00B32C55" w:rsidRPr="007B42A5" w14:paraId="44840FEC" w14:textId="77777777">
        <w:trPr>
          <w:trHeight w:val="620"/>
          <w:jc w:val="center"/>
        </w:trPr>
        <w:tc>
          <w:tcPr>
            <w:tcW w:w="1615" w:type="dxa"/>
            <w:vAlign w:val="center"/>
          </w:tcPr>
          <w:p w14:paraId="6375DEB3"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0.115</w:t>
            </w:r>
          </w:p>
        </w:tc>
        <w:tc>
          <w:tcPr>
            <w:tcW w:w="3330" w:type="dxa"/>
            <w:vAlign w:val="center"/>
          </w:tcPr>
          <w:p w14:paraId="3BED642D"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 xml:space="preserve">Jun – Sep </w:t>
            </w:r>
          </w:p>
        </w:tc>
        <w:tc>
          <w:tcPr>
            <w:tcW w:w="1980" w:type="dxa"/>
            <w:vAlign w:val="center"/>
          </w:tcPr>
          <w:p w14:paraId="1D28E273" w14:textId="77777777" w:rsidR="00B32C55" w:rsidRPr="007B42A5" w:rsidRDefault="00CE4ED8" w:rsidP="003E6181">
            <w:pPr>
              <w:keepNext/>
              <w:keepLines/>
              <w:jc w:val="center"/>
              <w:rPr>
                <w:rFonts w:ascii="Times New Roman" w:eastAsia="Times New Roman" w:hAnsi="Times New Roman" w:cs="Times New Roman"/>
                <w:color w:val="auto"/>
                <w:sz w:val="24"/>
                <w:szCs w:val="24"/>
              </w:rPr>
            </w:pPr>
            <w:r w:rsidRPr="007B42A5">
              <w:rPr>
                <w:color w:val="auto"/>
                <w:sz w:val="24"/>
                <w:szCs w:val="24"/>
              </w:rPr>
              <w:t>10 PM – 3 PM</w:t>
            </w:r>
          </w:p>
        </w:tc>
      </w:tr>
    </w:tbl>
    <w:p w14:paraId="1963A8C7" w14:textId="49B757BD" w:rsidR="00B32C55" w:rsidRPr="007B42A5" w:rsidRDefault="0015534C" w:rsidP="003E6181">
      <w:pPr>
        <w:pStyle w:val="Caption"/>
        <w:jc w:val="center"/>
        <w:rPr>
          <w:b/>
          <w:color w:val="auto"/>
          <w:sz w:val="22"/>
          <w:szCs w:val="22"/>
        </w:rPr>
      </w:pPr>
      <w:bookmarkStart w:id="32" w:name="_Ref522130305"/>
      <w:r w:rsidRPr="007B42A5">
        <w:rPr>
          <w:color w:val="auto"/>
          <w:sz w:val="22"/>
          <w:szCs w:val="22"/>
        </w:rPr>
        <w:t xml:space="preserve">Table </w:t>
      </w:r>
      <w:r w:rsidRPr="007B42A5">
        <w:rPr>
          <w:color w:val="auto"/>
          <w:sz w:val="22"/>
          <w:szCs w:val="22"/>
        </w:rPr>
        <w:fldChar w:fldCharType="begin"/>
      </w:r>
      <w:r w:rsidRPr="007B42A5">
        <w:rPr>
          <w:color w:val="auto"/>
          <w:sz w:val="22"/>
          <w:szCs w:val="22"/>
        </w:rPr>
        <w:instrText xml:space="preserve"> SEQ Table \* ARABIC </w:instrText>
      </w:r>
      <w:r w:rsidRPr="007B42A5">
        <w:rPr>
          <w:color w:val="auto"/>
          <w:sz w:val="22"/>
          <w:szCs w:val="22"/>
        </w:rPr>
        <w:fldChar w:fldCharType="separate"/>
      </w:r>
      <w:r w:rsidR="00C841E0">
        <w:rPr>
          <w:noProof/>
          <w:color w:val="auto"/>
          <w:sz w:val="22"/>
          <w:szCs w:val="22"/>
        </w:rPr>
        <w:t>6</w:t>
      </w:r>
      <w:r w:rsidRPr="007B42A5">
        <w:rPr>
          <w:color w:val="auto"/>
          <w:sz w:val="22"/>
          <w:szCs w:val="22"/>
        </w:rPr>
        <w:fldChar w:fldCharType="end"/>
      </w:r>
      <w:bookmarkEnd w:id="32"/>
      <w:r w:rsidRPr="007B42A5">
        <w:rPr>
          <w:color w:val="auto"/>
          <w:sz w:val="22"/>
          <w:szCs w:val="22"/>
        </w:rPr>
        <w:t>: Annualized TOU rate for Sacramento, Residential TOU Option 1</w:t>
      </w:r>
    </w:p>
    <w:p w14:paraId="1F4E9E2E" w14:textId="77777777" w:rsidR="00B32C55" w:rsidRPr="007B42A5" w:rsidRDefault="00B32C55">
      <w:pPr>
        <w:spacing w:line="285" w:lineRule="auto"/>
        <w:jc w:val="both"/>
        <w:rPr>
          <w:b/>
          <w:sz w:val="22"/>
          <w:szCs w:val="22"/>
        </w:rPr>
      </w:pPr>
    </w:p>
    <w:tbl>
      <w:tblPr>
        <w:tblStyle w:val="a5"/>
        <w:tblW w:w="6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3330"/>
        <w:gridCol w:w="1980"/>
      </w:tblGrid>
      <w:tr w:rsidR="00B32C55" w:rsidRPr="007B42A5" w14:paraId="6205BB1E" w14:textId="77777777">
        <w:trPr>
          <w:jc w:val="center"/>
        </w:trPr>
        <w:tc>
          <w:tcPr>
            <w:tcW w:w="1615" w:type="dxa"/>
            <w:vAlign w:val="center"/>
          </w:tcPr>
          <w:p w14:paraId="09388D58"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Electric Rate</w:t>
            </w:r>
          </w:p>
          <w:p w14:paraId="59931CE5"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(USD/kWh)</w:t>
            </w:r>
          </w:p>
        </w:tc>
        <w:tc>
          <w:tcPr>
            <w:tcW w:w="3330" w:type="dxa"/>
            <w:vAlign w:val="center"/>
          </w:tcPr>
          <w:p w14:paraId="7BC8524E"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Months</w:t>
            </w:r>
          </w:p>
        </w:tc>
        <w:tc>
          <w:tcPr>
            <w:tcW w:w="1980" w:type="dxa"/>
            <w:vAlign w:val="center"/>
          </w:tcPr>
          <w:p w14:paraId="4F0A87BA"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Period</w:t>
            </w:r>
          </w:p>
        </w:tc>
      </w:tr>
      <w:tr w:rsidR="00B32C55" w:rsidRPr="007B42A5" w14:paraId="5CC795AA" w14:textId="77777777">
        <w:trPr>
          <w:jc w:val="center"/>
        </w:trPr>
        <w:tc>
          <w:tcPr>
            <w:tcW w:w="1615" w:type="dxa"/>
            <w:vAlign w:val="center"/>
          </w:tcPr>
          <w:p w14:paraId="10E851DB"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0.133</w:t>
            </w:r>
          </w:p>
        </w:tc>
        <w:tc>
          <w:tcPr>
            <w:tcW w:w="3330" w:type="dxa"/>
            <w:vAlign w:val="center"/>
          </w:tcPr>
          <w:p w14:paraId="3B98FDE0"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Jan – May, Oct – Dec</w:t>
            </w:r>
          </w:p>
        </w:tc>
        <w:tc>
          <w:tcPr>
            <w:tcW w:w="1980" w:type="dxa"/>
            <w:vAlign w:val="center"/>
          </w:tcPr>
          <w:p w14:paraId="77504081"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10 PM – 9 AM</w:t>
            </w:r>
          </w:p>
        </w:tc>
      </w:tr>
      <w:tr w:rsidR="00B32C55" w:rsidRPr="007B42A5" w14:paraId="2737A37A" w14:textId="77777777">
        <w:trPr>
          <w:jc w:val="center"/>
        </w:trPr>
        <w:tc>
          <w:tcPr>
            <w:tcW w:w="1615" w:type="dxa"/>
            <w:vAlign w:val="center"/>
          </w:tcPr>
          <w:p w14:paraId="6FC57DE3"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0.236</w:t>
            </w:r>
          </w:p>
        </w:tc>
        <w:tc>
          <w:tcPr>
            <w:tcW w:w="3330" w:type="dxa"/>
            <w:vAlign w:val="center"/>
          </w:tcPr>
          <w:p w14:paraId="067B5339"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Jan – May, Oct – Dec</w:t>
            </w:r>
          </w:p>
        </w:tc>
        <w:tc>
          <w:tcPr>
            <w:tcW w:w="1980" w:type="dxa"/>
            <w:vAlign w:val="center"/>
          </w:tcPr>
          <w:p w14:paraId="44345898"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9 AM – 10 PM</w:t>
            </w:r>
          </w:p>
        </w:tc>
      </w:tr>
      <w:tr w:rsidR="00B32C55" w:rsidRPr="007B42A5" w14:paraId="2E023D3C" w14:textId="77777777">
        <w:trPr>
          <w:jc w:val="center"/>
        </w:trPr>
        <w:tc>
          <w:tcPr>
            <w:tcW w:w="1615" w:type="dxa"/>
            <w:vAlign w:val="center"/>
          </w:tcPr>
          <w:p w14:paraId="1C873426"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0.134</w:t>
            </w:r>
          </w:p>
        </w:tc>
        <w:tc>
          <w:tcPr>
            <w:tcW w:w="3330" w:type="dxa"/>
            <w:vAlign w:val="center"/>
          </w:tcPr>
          <w:p w14:paraId="09E84B75"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 xml:space="preserve">Jun – Sep </w:t>
            </w:r>
          </w:p>
        </w:tc>
        <w:tc>
          <w:tcPr>
            <w:tcW w:w="1980" w:type="dxa"/>
            <w:vAlign w:val="center"/>
          </w:tcPr>
          <w:p w14:paraId="2FA37D14"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5 PM – 8 AM</w:t>
            </w:r>
          </w:p>
        </w:tc>
      </w:tr>
      <w:tr w:rsidR="00B32C55" w:rsidRPr="007B42A5" w14:paraId="42CE74D5" w14:textId="77777777">
        <w:trPr>
          <w:jc w:val="center"/>
        </w:trPr>
        <w:tc>
          <w:tcPr>
            <w:tcW w:w="1615" w:type="dxa"/>
            <w:vAlign w:val="center"/>
          </w:tcPr>
          <w:p w14:paraId="26F3FFE3"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0.312</w:t>
            </w:r>
          </w:p>
        </w:tc>
        <w:tc>
          <w:tcPr>
            <w:tcW w:w="3330" w:type="dxa"/>
            <w:vAlign w:val="center"/>
          </w:tcPr>
          <w:p w14:paraId="79AC802D" w14:textId="77777777" w:rsidR="00B32C55" w:rsidRPr="007B42A5" w:rsidRDefault="00CE4ED8">
            <w:pPr>
              <w:keepLines/>
              <w:jc w:val="center"/>
              <w:rPr>
                <w:rFonts w:ascii="Times New Roman" w:eastAsia="Times New Roman" w:hAnsi="Times New Roman" w:cs="Times New Roman"/>
                <w:color w:val="auto"/>
                <w:sz w:val="24"/>
                <w:szCs w:val="24"/>
              </w:rPr>
            </w:pPr>
            <w:r w:rsidRPr="007B42A5">
              <w:rPr>
                <w:color w:val="auto"/>
                <w:sz w:val="24"/>
                <w:szCs w:val="24"/>
              </w:rPr>
              <w:t xml:space="preserve">Jun – Sep </w:t>
            </w:r>
          </w:p>
        </w:tc>
        <w:tc>
          <w:tcPr>
            <w:tcW w:w="1980" w:type="dxa"/>
            <w:vAlign w:val="center"/>
          </w:tcPr>
          <w:p w14:paraId="69BE40F2" w14:textId="77777777" w:rsidR="00B32C55" w:rsidRPr="007B42A5" w:rsidRDefault="00CE4ED8" w:rsidP="003E6181">
            <w:pPr>
              <w:keepNext/>
              <w:keepLines/>
              <w:jc w:val="center"/>
              <w:rPr>
                <w:rFonts w:ascii="Times New Roman" w:eastAsia="Times New Roman" w:hAnsi="Times New Roman" w:cs="Times New Roman"/>
                <w:color w:val="auto"/>
                <w:sz w:val="24"/>
                <w:szCs w:val="24"/>
              </w:rPr>
            </w:pPr>
            <w:r w:rsidRPr="007B42A5">
              <w:rPr>
                <w:color w:val="auto"/>
                <w:sz w:val="24"/>
                <w:szCs w:val="24"/>
              </w:rPr>
              <w:t>8 AM – 5 PM</w:t>
            </w:r>
          </w:p>
        </w:tc>
      </w:tr>
    </w:tbl>
    <w:p w14:paraId="0564DEF5" w14:textId="1733247B" w:rsidR="00B32C55" w:rsidRPr="007B42A5" w:rsidRDefault="0015534C" w:rsidP="003E6181">
      <w:pPr>
        <w:pStyle w:val="Caption"/>
        <w:jc w:val="center"/>
        <w:rPr>
          <w:color w:val="auto"/>
          <w:sz w:val="22"/>
          <w:szCs w:val="22"/>
        </w:rPr>
      </w:pPr>
      <w:bookmarkStart w:id="33" w:name="_Ref522130315"/>
      <w:r w:rsidRPr="007B42A5">
        <w:rPr>
          <w:color w:val="auto"/>
          <w:sz w:val="22"/>
          <w:szCs w:val="22"/>
        </w:rPr>
        <w:t xml:space="preserve">Table </w:t>
      </w:r>
      <w:r w:rsidRPr="007B42A5">
        <w:rPr>
          <w:color w:val="auto"/>
          <w:sz w:val="22"/>
          <w:szCs w:val="22"/>
        </w:rPr>
        <w:fldChar w:fldCharType="begin"/>
      </w:r>
      <w:r w:rsidRPr="007B42A5">
        <w:rPr>
          <w:color w:val="auto"/>
          <w:sz w:val="22"/>
          <w:szCs w:val="22"/>
        </w:rPr>
        <w:instrText xml:space="preserve"> SEQ Table \* ARABIC </w:instrText>
      </w:r>
      <w:r w:rsidRPr="007B42A5">
        <w:rPr>
          <w:color w:val="auto"/>
          <w:sz w:val="22"/>
          <w:szCs w:val="22"/>
        </w:rPr>
        <w:fldChar w:fldCharType="separate"/>
      </w:r>
      <w:r w:rsidR="00C841E0">
        <w:rPr>
          <w:noProof/>
          <w:color w:val="auto"/>
          <w:sz w:val="22"/>
          <w:szCs w:val="22"/>
        </w:rPr>
        <w:t>7</w:t>
      </w:r>
      <w:r w:rsidRPr="007B42A5">
        <w:rPr>
          <w:color w:val="auto"/>
          <w:sz w:val="22"/>
          <w:szCs w:val="22"/>
        </w:rPr>
        <w:fldChar w:fldCharType="end"/>
      </w:r>
      <w:bookmarkEnd w:id="33"/>
      <w:r w:rsidRPr="007B42A5">
        <w:rPr>
          <w:color w:val="auto"/>
          <w:sz w:val="22"/>
          <w:szCs w:val="22"/>
        </w:rPr>
        <w:t>: Annualized TOU rate for Boston, Boston Edison Co. Optional Residential TOU</w:t>
      </w:r>
    </w:p>
    <w:p w14:paraId="275756D3" w14:textId="77777777" w:rsidR="00B32C55" w:rsidRPr="007B42A5" w:rsidRDefault="00B32C55">
      <w:pPr>
        <w:spacing w:line="285" w:lineRule="auto"/>
        <w:jc w:val="both"/>
        <w:rPr>
          <w:sz w:val="22"/>
          <w:szCs w:val="22"/>
        </w:rPr>
      </w:pPr>
    </w:p>
    <w:p w14:paraId="4363C483" w14:textId="14CF2611" w:rsidR="00B32C55" w:rsidRPr="007B42A5" w:rsidRDefault="00AB5165">
      <w:pPr>
        <w:spacing w:line="285" w:lineRule="auto"/>
        <w:jc w:val="both"/>
        <w:rPr>
          <w:b/>
          <w:sz w:val="22"/>
          <w:szCs w:val="22"/>
        </w:rPr>
      </w:pPr>
      <w:r>
        <w:rPr>
          <w:noProof/>
        </w:rPr>
        <mc:AlternateContent>
          <mc:Choice Requires="wps">
            <w:drawing>
              <wp:anchor distT="0" distB="0" distL="114300" distR="114300" simplePos="0" relativeHeight="251670016" behindDoc="0" locked="0" layoutInCell="1" allowOverlap="1" wp14:anchorId="670377A9" wp14:editId="44CDBDC9">
                <wp:simplePos x="0" y="0"/>
                <wp:positionH relativeFrom="column">
                  <wp:posOffset>0</wp:posOffset>
                </wp:positionH>
                <wp:positionV relativeFrom="paragraph">
                  <wp:posOffset>3528695</wp:posOffset>
                </wp:positionV>
                <wp:extent cx="618426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184265" cy="635"/>
                        </a:xfrm>
                        <a:prstGeom prst="rect">
                          <a:avLst/>
                        </a:prstGeom>
                        <a:solidFill>
                          <a:prstClr val="white"/>
                        </a:solidFill>
                        <a:ln>
                          <a:noFill/>
                        </a:ln>
                      </wps:spPr>
                      <wps:txbx>
                        <w:txbxContent>
                          <w:p w14:paraId="27D82467" w14:textId="77777777" w:rsidR="000F3D81" w:rsidRPr="00692D03" w:rsidRDefault="000F3D81" w:rsidP="00C841E0">
                            <w:pPr>
                              <w:tabs>
                                <w:tab w:val="left" w:pos="3945"/>
                              </w:tabs>
                              <w:spacing w:line="285" w:lineRule="auto"/>
                              <w:jc w:val="both"/>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377A9" id="Text Box 7" o:spid="_x0000_s1032" type="#_x0000_t202" style="position:absolute;left:0;text-align:left;margin-left:0;margin-top:277.85pt;width:486.9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ztLw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" stroked="f">
                <v:textbox style="mso-fit-shape-to-text:t" inset="0,0,0,0">
                  <w:txbxContent>
                    <w:p w14:paraId="27D82467" w14:textId="77777777" w:rsidR="000F3D81" w:rsidRPr="00692D03" w:rsidRDefault="000F3D81" w:rsidP="00C841E0">
                      <w:pPr>
                        <w:tabs>
                          <w:tab w:val="left" w:pos="3945"/>
                        </w:tabs>
                        <w:spacing w:line="285" w:lineRule="auto"/>
                        <w:jc w:val="both"/>
                        <w:rPr>
                          <w:b/>
                        </w:rPr>
                      </w:pPr>
                    </w:p>
                  </w:txbxContent>
                </v:textbox>
              </v:shape>
            </w:pict>
          </mc:Fallback>
        </mc:AlternateContent>
      </w:r>
      <w:r w:rsidR="00CE4ED8" w:rsidRPr="007B42A5">
        <w:rPr>
          <w:sz w:val="22"/>
          <w:szCs w:val="22"/>
        </w:rPr>
        <w:t xml:space="preserve">Suitable pre-cooling techniques for similar building models have been </w:t>
      </w:r>
      <w:r w:rsidR="001916FA" w:rsidRPr="007B42A5">
        <w:rPr>
          <w:sz w:val="22"/>
          <w:szCs w:val="22"/>
        </w:rPr>
        <w:t xml:space="preserve">previously studied for Phoenix, Arizona </w:t>
      </w:r>
      <w:r w:rsidR="00CE4ED8" w:rsidRPr="007B42A5">
        <w:rPr>
          <w:sz w:val="22"/>
          <w:szCs w:val="22"/>
        </w:rPr>
        <w:t>using PCMs as the Thermal Energy Storage (TES) technique</w:t>
      </w:r>
      <w:r w:rsidR="001916FA" w:rsidRPr="007B42A5">
        <w:rPr>
          <w:sz w:val="22"/>
          <w:szCs w:val="22"/>
        </w:rPr>
        <w:t xml:space="preserve"> [</w:t>
      </w:r>
      <w:commentRangeStart w:id="34"/>
      <w:commentRangeStart w:id="35"/>
      <w:r w:rsidR="001916FA" w:rsidRPr="007B42A5">
        <w:rPr>
          <w:sz w:val="22"/>
          <w:szCs w:val="22"/>
        </w:rPr>
        <w:t>Brandt, 2015</w:t>
      </w:r>
      <w:commentRangeEnd w:id="34"/>
      <w:r w:rsidR="002E3EE2" w:rsidRPr="007B42A5">
        <w:rPr>
          <w:rStyle w:val="CommentReference"/>
        </w:rPr>
        <w:commentReference w:id="34"/>
      </w:r>
      <w:commentRangeEnd w:id="35"/>
      <w:r w:rsidR="00197484" w:rsidRPr="007B42A5">
        <w:rPr>
          <w:rStyle w:val="CommentReference"/>
        </w:rPr>
        <w:commentReference w:id="35"/>
      </w:r>
      <w:r w:rsidR="001916FA" w:rsidRPr="007B42A5">
        <w:rPr>
          <w:sz w:val="22"/>
          <w:szCs w:val="22"/>
        </w:rPr>
        <w:t xml:space="preserve">]. </w:t>
      </w:r>
      <w:r w:rsidR="00CE4ED8" w:rsidRPr="007B42A5">
        <w:rPr>
          <w:sz w:val="22"/>
          <w:szCs w:val="22"/>
        </w:rPr>
        <w:t xml:space="preserve">Hence, the precooling setpoints used in this study are </w:t>
      </w:r>
      <w:r w:rsidR="001916FA" w:rsidRPr="007B42A5">
        <w:rPr>
          <w:sz w:val="22"/>
          <w:szCs w:val="22"/>
        </w:rPr>
        <w:t>the same as in the previous study</w:t>
      </w:r>
      <w:r w:rsidR="00CE4ED8" w:rsidRPr="007B42A5">
        <w:rPr>
          <w:sz w:val="22"/>
          <w:szCs w:val="22"/>
        </w:rPr>
        <w:t>. In Phoenix and Sacramento, the coo</w:t>
      </w:r>
      <w:r w:rsidR="00F10D3F" w:rsidRPr="007B42A5">
        <w:rPr>
          <w:sz w:val="22"/>
          <w:szCs w:val="22"/>
        </w:rPr>
        <w:t>l</w:t>
      </w:r>
      <w:r w:rsidR="00CE4ED8" w:rsidRPr="007B42A5">
        <w:rPr>
          <w:sz w:val="22"/>
          <w:szCs w:val="22"/>
        </w:rPr>
        <w:t>ing setpoint is reduced to 19 °C (67 °F) for 5 hours leading up to peak pricing and then raised to 2</w:t>
      </w:r>
      <w:r w:rsidR="003C03B0">
        <w:rPr>
          <w:sz w:val="22"/>
          <w:szCs w:val="22"/>
        </w:rPr>
        <w:t>6 °C (78</w:t>
      </w:r>
      <w:r w:rsidR="00CE4ED8" w:rsidRPr="007B42A5">
        <w:rPr>
          <w:sz w:val="22"/>
          <w:szCs w:val="22"/>
        </w:rPr>
        <w:t xml:space="preserve"> °F</w:t>
      </w:r>
      <w:r w:rsidR="00CE4ED8" w:rsidRPr="007B42A5">
        <w:rPr>
          <w:rFonts w:ascii="Calibri" w:eastAsia="Calibri" w:hAnsi="Calibri" w:cs="Calibri"/>
          <w:sz w:val="22"/>
          <w:szCs w:val="22"/>
        </w:rPr>
        <w:t>)</w:t>
      </w:r>
      <w:r w:rsidR="00CE4ED8" w:rsidRPr="007B42A5">
        <w:rPr>
          <w:sz w:val="22"/>
          <w:szCs w:val="22"/>
        </w:rPr>
        <w:t xml:space="preserve"> for the entirety of peak pricing before being lowered back to typical value of 24 °C (76 °</w:t>
      </w:r>
      <w:r w:rsidR="004F52C1">
        <w:rPr>
          <w:sz w:val="22"/>
          <w:szCs w:val="22"/>
        </w:rPr>
        <w:t>F</w:t>
      </w:r>
      <w:r w:rsidR="00CE4ED8" w:rsidRPr="007B42A5">
        <w:rPr>
          <w:sz w:val="22"/>
          <w:szCs w:val="22"/>
        </w:rPr>
        <w:t xml:space="preserve">). In Boston, the cooling setpoint </w:t>
      </w:r>
      <w:r w:rsidR="004F52C1">
        <w:rPr>
          <w:sz w:val="22"/>
          <w:szCs w:val="22"/>
        </w:rPr>
        <w:t>is raised from 24 °C (76 °F) to</w:t>
      </w:r>
      <w:r w:rsidR="00CE4ED8" w:rsidRPr="007B42A5">
        <w:rPr>
          <w:sz w:val="22"/>
          <w:szCs w:val="22"/>
        </w:rPr>
        <w:t xml:space="preserve"> from 9:00AM to 4:00PM. </w:t>
      </w:r>
      <w:r>
        <w:rPr>
          <w:sz w:val="22"/>
          <w:szCs w:val="22"/>
          <w:highlight w:val="yellow"/>
        </w:rPr>
        <w:fldChar w:fldCharType="begin"/>
      </w:r>
      <w:r>
        <w:rPr>
          <w:sz w:val="22"/>
          <w:szCs w:val="22"/>
        </w:rPr>
        <w:instrText xml:space="preserve"> REF _Ref522524657 \h </w:instrText>
      </w:r>
      <w:r>
        <w:rPr>
          <w:sz w:val="22"/>
          <w:szCs w:val="22"/>
          <w:highlight w:val="yellow"/>
        </w:rPr>
      </w:r>
      <w:r>
        <w:rPr>
          <w:sz w:val="22"/>
          <w:szCs w:val="22"/>
          <w:highlight w:val="yellow"/>
        </w:rPr>
        <w:fldChar w:fldCharType="separate"/>
      </w:r>
      <w:r w:rsidR="00C841E0" w:rsidRPr="00AB5165">
        <w:rPr>
          <w:sz w:val="22"/>
        </w:rPr>
        <w:t xml:space="preserve">Figure </w:t>
      </w:r>
      <w:r w:rsidR="00C841E0">
        <w:rPr>
          <w:noProof/>
          <w:sz w:val="22"/>
        </w:rPr>
        <w:t>6</w:t>
      </w:r>
      <w:r>
        <w:rPr>
          <w:sz w:val="22"/>
          <w:szCs w:val="22"/>
          <w:highlight w:val="yellow"/>
        </w:rPr>
        <w:fldChar w:fldCharType="end"/>
      </w:r>
      <w:r w:rsidRPr="00AB5165">
        <w:rPr>
          <w:sz w:val="22"/>
          <w:szCs w:val="22"/>
        </w:rPr>
        <w:t xml:space="preserve"> </w:t>
      </w:r>
      <w:r w:rsidR="00CE4ED8" w:rsidRPr="00AB5165">
        <w:rPr>
          <w:sz w:val="22"/>
          <w:szCs w:val="22"/>
        </w:rPr>
        <w:t>shows the setpoints used in each location.</w:t>
      </w:r>
    </w:p>
    <w:p w14:paraId="6576ABAE" w14:textId="5BEC303F" w:rsidR="00B32C55" w:rsidRPr="007B42A5" w:rsidRDefault="00AB5165">
      <w:pPr>
        <w:spacing w:line="285" w:lineRule="auto"/>
        <w:jc w:val="both"/>
        <w:rPr>
          <w:b/>
          <w:sz w:val="22"/>
          <w:szCs w:val="22"/>
        </w:rPr>
        <w:sectPr w:rsidR="00B32C55" w:rsidRPr="007B42A5">
          <w:type w:val="continuous"/>
          <w:pgSz w:w="12240" w:h="15840"/>
          <w:pgMar w:top="1440" w:right="1440" w:bottom="1440" w:left="1440" w:header="720" w:footer="720" w:gutter="0"/>
          <w:cols w:space="720"/>
        </w:sectPr>
      </w:pPr>
      <w:r>
        <w:rPr>
          <w:noProof/>
        </w:rPr>
        <mc:AlternateContent>
          <mc:Choice Requires="wps">
            <w:drawing>
              <wp:anchor distT="0" distB="0" distL="114300" distR="114300" simplePos="0" relativeHeight="251678208" behindDoc="0" locked="0" layoutInCell="1" allowOverlap="1" wp14:anchorId="0F03C871" wp14:editId="23F6B20C">
                <wp:simplePos x="0" y="0"/>
                <wp:positionH relativeFrom="column">
                  <wp:posOffset>0</wp:posOffset>
                </wp:positionH>
                <wp:positionV relativeFrom="paragraph">
                  <wp:posOffset>2110740</wp:posOffset>
                </wp:positionV>
                <wp:extent cx="6184265" cy="635"/>
                <wp:effectExtent l="0" t="0" r="0" b="0"/>
                <wp:wrapTopAndBottom/>
                <wp:docPr id="215335908" name="Text Box 215335908"/>
                <wp:cNvGraphicFramePr/>
                <a:graphic xmlns:a="http://schemas.openxmlformats.org/drawingml/2006/main">
                  <a:graphicData uri="http://schemas.microsoft.com/office/word/2010/wordprocessingShape">
                    <wps:wsp>
                      <wps:cNvSpPr txBox="1"/>
                      <wps:spPr>
                        <a:xfrm>
                          <a:off x="0" y="0"/>
                          <a:ext cx="6184265" cy="635"/>
                        </a:xfrm>
                        <a:prstGeom prst="rect">
                          <a:avLst/>
                        </a:prstGeom>
                        <a:solidFill>
                          <a:prstClr val="white"/>
                        </a:solidFill>
                        <a:ln>
                          <a:noFill/>
                        </a:ln>
                      </wps:spPr>
                      <wps:txbx>
                        <w:txbxContent>
                          <w:p w14:paraId="4FDE9203" w14:textId="5E44D186" w:rsidR="000F3D81" w:rsidRPr="00AB5165" w:rsidRDefault="000F3D81" w:rsidP="00AB5165">
                            <w:pPr>
                              <w:pStyle w:val="Caption"/>
                              <w:jc w:val="center"/>
                              <w:rPr>
                                <w:b/>
                                <w:noProof/>
                                <w:color w:val="auto"/>
                                <w:sz w:val="22"/>
                              </w:rPr>
                            </w:pPr>
                            <w:bookmarkStart w:id="36" w:name="_Ref522524657"/>
                            <w:r w:rsidRPr="00AB5165">
                              <w:rPr>
                                <w:color w:val="auto"/>
                                <w:sz w:val="22"/>
                              </w:rPr>
                              <w:t xml:space="preserve">Figure </w:t>
                            </w:r>
                            <w:r w:rsidRPr="00AB5165">
                              <w:rPr>
                                <w:color w:val="auto"/>
                                <w:sz w:val="22"/>
                              </w:rPr>
                              <w:fldChar w:fldCharType="begin"/>
                            </w:r>
                            <w:r w:rsidRPr="00AB5165">
                              <w:rPr>
                                <w:color w:val="auto"/>
                                <w:sz w:val="22"/>
                              </w:rPr>
                              <w:instrText xml:space="preserve"> SEQ Figure \* ARABIC </w:instrText>
                            </w:r>
                            <w:r w:rsidRPr="00AB5165">
                              <w:rPr>
                                <w:color w:val="auto"/>
                                <w:sz w:val="22"/>
                              </w:rPr>
                              <w:fldChar w:fldCharType="separate"/>
                            </w:r>
                            <w:r>
                              <w:rPr>
                                <w:noProof/>
                                <w:color w:val="auto"/>
                                <w:sz w:val="22"/>
                              </w:rPr>
                              <w:t>6</w:t>
                            </w:r>
                            <w:r w:rsidRPr="00AB5165">
                              <w:rPr>
                                <w:color w:val="auto"/>
                                <w:sz w:val="22"/>
                              </w:rPr>
                              <w:fldChar w:fldCharType="end"/>
                            </w:r>
                            <w:bookmarkEnd w:id="36"/>
                            <w:r w:rsidRPr="00AB5165">
                              <w:rPr>
                                <w:color w:val="auto"/>
                                <w:sz w:val="22"/>
                              </w:rPr>
                              <w:t>: Summer cooling setpoint for Phoenix, Sacramento, and Boston with peak pricing in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3C871" id="Text Box 215335908" o:spid="_x0000_s1033" type="#_x0000_t202" style="position:absolute;left:0;text-align:left;margin-left:0;margin-top:166.2pt;width:486.9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tdNwIAAHQ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" stroked="f">
                <v:textbox style="mso-fit-shape-to-text:t" inset="0,0,0,0">
                  <w:txbxContent>
                    <w:p w14:paraId="4FDE9203" w14:textId="5E44D186" w:rsidR="000F3D81" w:rsidRPr="00AB5165" w:rsidRDefault="000F3D81" w:rsidP="00AB5165">
                      <w:pPr>
                        <w:pStyle w:val="Caption"/>
                        <w:jc w:val="center"/>
                        <w:rPr>
                          <w:b/>
                          <w:noProof/>
                          <w:color w:val="auto"/>
                          <w:sz w:val="22"/>
                        </w:rPr>
                      </w:pPr>
                      <w:bookmarkStart w:id="37" w:name="_Ref522524657"/>
                      <w:r w:rsidRPr="00AB5165">
                        <w:rPr>
                          <w:color w:val="auto"/>
                          <w:sz w:val="22"/>
                        </w:rPr>
                        <w:t xml:space="preserve">Figure </w:t>
                      </w:r>
                      <w:r w:rsidRPr="00AB5165">
                        <w:rPr>
                          <w:color w:val="auto"/>
                          <w:sz w:val="22"/>
                        </w:rPr>
                        <w:fldChar w:fldCharType="begin"/>
                      </w:r>
                      <w:r w:rsidRPr="00AB5165">
                        <w:rPr>
                          <w:color w:val="auto"/>
                          <w:sz w:val="22"/>
                        </w:rPr>
                        <w:instrText xml:space="preserve"> SEQ Figure \* ARABIC </w:instrText>
                      </w:r>
                      <w:r w:rsidRPr="00AB5165">
                        <w:rPr>
                          <w:color w:val="auto"/>
                          <w:sz w:val="22"/>
                        </w:rPr>
                        <w:fldChar w:fldCharType="separate"/>
                      </w:r>
                      <w:r>
                        <w:rPr>
                          <w:noProof/>
                          <w:color w:val="auto"/>
                          <w:sz w:val="22"/>
                        </w:rPr>
                        <w:t>6</w:t>
                      </w:r>
                      <w:r w:rsidRPr="00AB5165">
                        <w:rPr>
                          <w:color w:val="auto"/>
                          <w:sz w:val="22"/>
                        </w:rPr>
                        <w:fldChar w:fldCharType="end"/>
                      </w:r>
                      <w:bookmarkEnd w:id="37"/>
                      <w:r w:rsidRPr="00AB5165">
                        <w:rPr>
                          <w:color w:val="auto"/>
                          <w:sz w:val="22"/>
                        </w:rPr>
                        <w:t>: Summer cooling setpoint for Phoenix, Sacramento, and Boston with peak pricing in blue</w:t>
                      </w:r>
                    </w:p>
                  </w:txbxContent>
                </v:textbox>
                <w10:wrap type="topAndBottom"/>
              </v:shape>
            </w:pict>
          </mc:Fallback>
        </mc:AlternateContent>
      </w:r>
      <w:r>
        <w:rPr>
          <w:b/>
          <w:noProof/>
          <w:sz w:val="22"/>
          <w:szCs w:val="22"/>
        </w:rPr>
        <mc:AlternateContent>
          <mc:Choice Requires="wpg">
            <w:drawing>
              <wp:anchor distT="0" distB="0" distL="114300" distR="114300" simplePos="0" relativeHeight="251676160" behindDoc="0" locked="0" layoutInCell="1" allowOverlap="1" wp14:anchorId="18D00BDF" wp14:editId="4A192AA9">
                <wp:simplePos x="0" y="0"/>
                <wp:positionH relativeFrom="column">
                  <wp:posOffset>0</wp:posOffset>
                </wp:positionH>
                <wp:positionV relativeFrom="paragraph">
                  <wp:posOffset>119380</wp:posOffset>
                </wp:positionV>
                <wp:extent cx="6184265" cy="1934210"/>
                <wp:effectExtent l="0" t="0" r="6985" b="8890"/>
                <wp:wrapTopAndBottom/>
                <wp:docPr id="215335907" name="Group 215335907"/>
                <wp:cNvGraphicFramePr/>
                <a:graphic xmlns:a="http://schemas.openxmlformats.org/drawingml/2006/main">
                  <a:graphicData uri="http://schemas.microsoft.com/office/word/2010/wordprocessingGroup">
                    <wpg:wgp>
                      <wpg:cNvGrpSpPr/>
                      <wpg:grpSpPr>
                        <a:xfrm>
                          <a:off x="0" y="0"/>
                          <a:ext cx="6184265" cy="1934210"/>
                          <a:chOff x="0" y="0"/>
                          <a:chExt cx="6184265" cy="1934210"/>
                        </a:xfrm>
                      </wpg:grpSpPr>
                      <wpg:grpSp>
                        <wpg:cNvPr id="16" name="Group 15">
                          <a:extLst>
                            <a:ext uri="{FF2B5EF4-FFF2-40B4-BE49-F238E27FC236}">
                              <a16:creationId xmlns:a16="http://schemas.microsoft.com/office/drawing/2014/main" id="{6AC88A72-7675-4C24-83C1-62BA443365FF}"/>
                            </a:ext>
                          </a:extLst>
                        </wpg:cNvPr>
                        <wpg:cNvGrpSpPr/>
                        <wpg:grpSpPr>
                          <a:xfrm>
                            <a:off x="0" y="0"/>
                            <a:ext cx="6184265" cy="1934210"/>
                            <a:chOff x="0" y="0"/>
                            <a:chExt cx="10661041" cy="3334822"/>
                          </a:xfrm>
                        </wpg:grpSpPr>
                        <pic:pic xmlns:pic="http://schemas.openxmlformats.org/drawingml/2006/picture">
                          <pic:nvPicPr>
                            <pic:cNvPr id="215335904" name="Picture 215335904" descr="A screenshot of a cell phone&#10;&#10;Description generated with high confidence">
                              <a:extLst>
                                <a:ext uri="{FF2B5EF4-FFF2-40B4-BE49-F238E27FC236}">
                                  <a16:creationId xmlns:a16="http://schemas.microsoft.com/office/drawing/2014/main" id="{EE92EE9C-7D8B-42B7-BCE8-B83F1425EB9E}"/>
                                </a:ext>
                              </a:extLst>
                            </pic:cNvPr>
                            <pic:cNvPicPr>
                              <a:picLocks noChangeAspect="1"/>
                            </pic:cNvPicPr>
                          </pic:nvPicPr>
                          <pic:blipFill>
                            <a:blip r:embed="rId16"/>
                            <a:stretch>
                              <a:fillRect/>
                            </a:stretch>
                          </pic:blipFill>
                          <pic:spPr>
                            <a:xfrm>
                              <a:off x="0" y="0"/>
                              <a:ext cx="3553682" cy="3334822"/>
                            </a:xfrm>
                            <a:prstGeom prst="rect">
                              <a:avLst/>
                            </a:prstGeom>
                          </pic:spPr>
                        </pic:pic>
                        <pic:pic xmlns:pic="http://schemas.openxmlformats.org/drawingml/2006/picture">
                          <pic:nvPicPr>
                            <pic:cNvPr id="215335905" name="Picture 215335905" descr="A screenshot of a cell phone&#10;&#10;Description generated with very high confidence">
                              <a:extLst>
                                <a:ext uri="{FF2B5EF4-FFF2-40B4-BE49-F238E27FC236}">
                                  <a16:creationId xmlns:a16="http://schemas.microsoft.com/office/drawing/2014/main" id="{6B430C32-686B-4C74-BB9C-3FCD944FF30B}"/>
                                </a:ext>
                              </a:extLst>
                            </pic:cNvPr>
                            <pic:cNvPicPr>
                              <a:picLocks noChangeAspect="1"/>
                            </pic:cNvPicPr>
                          </pic:nvPicPr>
                          <pic:blipFill>
                            <a:blip r:embed="rId17"/>
                            <a:stretch>
                              <a:fillRect/>
                            </a:stretch>
                          </pic:blipFill>
                          <pic:spPr>
                            <a:xfrm>
                              <a:off x="7107362" y="0"/>
                              <a:ext cx="3553679" cy="3334821"/>
                            </a:xfrm>
                            <a:prstGeom prst="rect">
                              <a:avLst/>
                            </a:prstGeom>
                          </pic:spPr>
                        </pic:pic>
                        <pic:pic xmlns:pic="http://schemas.openxmlformats.org/drawingml/2006/picture">
                          <pic:nvPicPr>
                            <pic:cNvPr id="215335906" name="Picture 215335906" descr="A screenshot of a cell phone&#10;&#10;Description generated with high confidence">
                              <a:extLst>
                                <a:ext uri="{FF2B5EF4-FFF2-40B4-BE49-F238E27FC236}">
                                  <a16:creationId xmlns:a16="http://schemas.microsoft.com/office/drawing/2014/main" id="{F1A5F157-D8F0-4048-B122-ADC3B110DC13}"/>
                                </a:ext>
                              </a:extLst>
                            </pic:cNvPr>
                            <pic:cNvPicPr>
                              <a:picLocks noChangeAspect="1"/>
                            </pic:cNvPicPr>
                          </pic:nvPicPr>
                          <pic:blipFill>
                            <a:blip r:embed="rId18"/>
                            <a:stretch>
                              <a:fillRect/>
                            </a:stretch>
                          </pic:blipFill>
                          <pic:spPr>
                            <a:xfrm>
                              <a:off x="3553682" y="0"/>
                              <a:ext cx="3553679" cy="3334821"/>
                            </a:xfrm>
                            <a:prstGeom prst="rect">
                              <a:avLst/>
                            </a:prstGeom>
                          </pic:spPr>
                        </pic:pic>
                      </wpg:grpSp>
                      <wps:wsp>
                        <wps:cNvPr id="217" name="Text Box 2"/>
                        <wps:cNvSpPr txBox="1">
                          <a:spLocks noChangeArrowheads="1"/>
                        </wps:cNvSpPr>
                        <wps:spPr bwMode="auto">
                          <a:xfrm>
                            <a:off x="314325" y="209550"/>
                            <a:ext cx="679450" cy="240030"/>
                          </a:xfrm>
                          <a:prstGeom prst="rect">
                            <a:avLst/>
                          </a:prstGeom>
                          <a:solidFill>
                            <a:srgbClr val="FFFFFF"/>
                          </a:solidFill>
                          <a:ln w="9525">
                            <a:noFill/>
                            <a:miter lim="800000"/>
                            <a:headEnd/>
                            <a:tailEnd/>
                          </a:ln>
                        </wps:spPr>
                        <wps:txbx>
                          <w:txbxContent>
                            <w:p w14:paraId="37C9E102" w14:textId="77777777" w:rsidR="000F3D81" w:rsidRDefault="000F3D81" w:rsidP="00AB5165">
                              <w:pPr>
                                <w:jc w:val="center"/>
                              </w:pPr>
                              <w:r>
                                <w:t>Phoenix</w:t>
                              </w:r>
                            </w:p>
                          </w:txbxContent>
                        </wps:txbx>
                        <wps:bodyPr rot="0" vert="horz" wrap="square" lIns="91440" tIns="45720" rIns="91440" bIns="45720" anchor="t" anchorCtr="0">
                          <a:noAutofit/>
                        </wps:bodyPr>
                      </wps:wsp>
                      <wps:wsp>
                        <wps:cNvPr id="215335920" name="Text Box 2"/>
                        <wps:cNvSpPr txBox="1">
                          <a:spLocks noChangeArrowheads="1"/>
                        </wps:cNvSpPr>
                        <wps:spPr bwMode="auto">
                          <a:xfrm>
                            <a:off x="2390775" y="228600"/>
                            <a:ext cx="793750" cy="240030"/>
                          </a:xfrm>
                          <a:prstGeom prst="rect">
                            <a:avLst/>
                          </a:prstGeom>
                          <a:solidFill>
                            <a:srgbClr val="FFFFFF"/>
                          </a:solidFill>
                          <a:ln w="9525">
                            <a:noFill/>
                            <a:miter lim="800000"/>
                            <a:headEnd/>
                            <a:tailEnd/>
                          </a:ln>
                        </wps:spPr>
                        <wps:txbx>
                          <w:txbxContent>
                            <w:p w14:paraId="56C9ED88" w14:textId="77777777" w:rsidR="000F3D81" w:rsidRDefault="000F3D81" w:rsidP="00AB5165">
                              <w:pPr>
                                <w:jc w:val="center"/>
                              </w:pPr>
                              <w:r>
                                <w:t>Sacramento</w:t>
                              </w:r>
                            </w:p>
                          </w:txbxContent>
                        </wps:txbx>
                        <wps:bodyPr rot="0" vert="horz" wrap="square" lIns="91440" tIns="45720" rIns="91440" bIns="45720" anchor="t" anchorCtr="0">
                          <a:noAutofit/>
                        </wps:bodyPr>
                      </wps:wsp>
                      <wps:wsp>
                        <wps:cNvPr id="215335922" name="Text Box 2"/>
                        <wps:cNvSpPr txBox="1">
                          <a:spLocks noChangeArrowheads="1"/>
                        </wps:cNvSpPr>
                        <wps:spPr bwMode="auto">
                          <a:xfrm>
                            <a:off x="4410075" y="209550"/>
                            <a:ext cx="552450" cy="246380"/>
                          </a:xfrm>
                          <a:prstGeom prst="rect">
                            <a:avLst/>
                          </a:prstGeom>
                          <a:noFill/>
                          <a:ln w="9525">
                            <a:noFill/>
                            <a:miter lim="800000"/>
                            <a:headEnd/>
                            <a:tailEnd/>
                          </a:ln>
                        </wps:spPr>
                        <wps:txbx>
                          <w:txbxContent>
                            <w:p w14:paraId="1BAA5226" w14:textId="77777777" w:rsidR="000F3D81" w:rsidRDefault="000F3D81" w:rsidP="00AB5165">
                              <w:pPr>
                                <w:jc w:val="center"/>
                              </w:pPr>
                              <w:r>
                                <w:t>Boston</w:t>
                              </w:r>
                            </w:p>
                          </w:txbxContent>
                        </wps:txbx>
                        <wps:bodyPr rot="0" vert="horz" wrap="square" lIns="91440" tIns="45720" rIns="91440" bIns="45720" anchor="t" anchorCtr="0">
                          <a:noAutofit/>
                        </wps:bodyPr>
                      </wps:wsp>
                    </wpg:wgp>
                  </a:graphicData>
                </a:graphic>
              </wp:anchor>
            </w:drawing>
          </mc:Choice>
          <mc:Fallback>
            <w:pict>
              <v:group w14:anchorId="18D00BDF" id="Group 215335907" o:spid="_x0000_s1034" style="position:absolute;left:0;text-align:left;margin-left:0;margin-top:9.4pt;width:486.95pt;height:152.3pt;z-index:251676160" coordsize="61842,19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">
                <v:group id="Group 15" o:spid="_x0000_s1035" style="position:absolute;width:61842;height:19342" coordsize="106610,33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215335904" o:spid="_x0000_s1036" type="#_x0000_t75" alt="A screenshot of a cell phone&#10;&#10;Description generated with high confidence" style="position:absolute;width:35536;height:3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">
                    <v:imagedata r:id="rId19" o:title="A screenshot of a cell phone&#10;&#10;Description generated with high confidence"/>
                  </v:shape>
                  <v:shape id="Picture 215335905" o:spid="_x0000_s1037" type="#_x0000_t75" alt="A screenshot of a cell phone&#10;&#10;Description generated with very high confidence" style="position:absolute;left:71073;width:35537;height:3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">
                    <v:imagedata r:id="rId20" o:title="A screenshot of a cell phone&#10;&#10;Description generated with very high confidence"/>
                  </v:shape>
                  <v:shape id="Picture 215335906" o:spid="_x0000_s1038" type="#_x0000_t75" alt="A screenshot of a cell phone&#10;&#10;Description generated with high confidence" style="position:absolute;left:35536;width:35537;height:3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">
                    <v:imagedata r:id="rId21" o:title="A screenshot of a cell phone&#10;&#10;Description generated with high confidence"/>
                  </v:shape>
                </v:group>
                <v:shape id="Text Box 2" o:spid="_x0000_s1039" type="#_x0000_t202" style="position:absolute;left:3143;top:2095;width:679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7C9E102" w14:textId="77777777" w:rsidR="000F3D81" w:rsidRDefault="000F3D81" w:rsidP="00AB5165">
                        <w:pPr>
                          <w:jc w:val="center"/>
                        </w:pPr>
                        <w:r>
                          <w:t>Phoenix</w:t>
                        </w:r>
                      </w:p>
                    </w:txbxContent>
                  </v:textbox>
                </v:shape>
                <v:shape id="Text Box 2" o:spid="_x0000_s1040" type="#_x0000_t202" style="position:absolute;left:23907;top:2286;width:7938;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" stroked="f">
                  <v:textbox>
                    <w:txbxContent>
                      <w:p w14:paraId="56C9ED88" w14:textId="77777777" w:rsidR="000F3D81" w:rsidRDefault="000F3D81" w:rsidP="00AB5165">
                        <w:pPr>
                          <w:jc w:val="center"/>
                        </w:pPr>
                        <w:r>
                          <w:t>Sacramento</w:t>
                        </w:r>
                      </w:p>
                    </w:txbxContent>
                  </v:textbox>
                </v:shape>
                <v:shape id="Text Box 2" o:spid="_x0000_s1041" type="#_x0000_t202" style="position:absolute;left:44100;top:2095;width:5525;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" filled="f" stroked="f">
                  <v:textbox>
                    <w:txbxContent>
                      <w:p w14:paraId="1BAA5226" w14:textId="77777777" w:rsidR="000F3D81" w:rsidRDefault="000F3D81" w:rsidP="00AB5165">
                        <w:pPr>
                          <w:jc w:val="center"/>
                        </w:pPr>
                        <w:r>
                          <w:t>Boston</w:t>
                        </w:r>
                      </w:p>
                    </w:txbxContent>
                  </v:textbox>
                </v:shape>
                <w10:wrap type="topAndBottom"/>
              </v:group>
            </w:pict>
          </mc:Fallback>
        </mc:AlternateContent>
      </w:r>
    </w:p>
    <w:p w14:paraId="14A5271A" w14:textId="546BB9D2" w:rsidR="00B32C55" w:rsidRPr="007B42A5" w:rsidRDefault="00CE4ED8">
      <w:pPr>
        <w:pStyle w:val="Heading1"/>
      </w:pPr>
      <w:r w:rsidRPr="007B42A5">
        <w:t>3. Results</w:t>
      </w:r>
    </w:p>
    <w:p w14:paraId="1ED9D1B6" w14:textId="4D02ABEA" w:rsidR="00B32C55" w:rsidRPr="007B42A5" w:rsidRDefault="00B32C55">
      <w:pPr>
        <w:spacing w:line="285" w:lineRule="auto"/>
        <w:jc w:val="both"/>
        <w:rPr>
          <w:b/>
          <w:sz w:val="22"/>
          <w:szCs w:val="22"/>
        </w:rPr>
      </w:pPr>
    </w:p>
    <w:p w14:paraId="254EEE9D" w14:textId="77777777" w:rsidR="00B32C55" w:rsidRPr="007B42A5" w:rsidRDefault="00B32C55">
      <w:pPr>
        <w:spacing w:line="285" w:lineRule="auto"/>
        <w:jc w:val="both"/>
        <w:rPr>
          <w:b/>
          <w:sz w:val="22"/>
          <w:szCs w:val="22"/>
        </w:rPr>
        <w:sectPr w:rsidR="00B32C55" w:rsidRPr="007B42A5">
          <w:type w:val="continuous"/>
          <w:pgSz w:w="12240" w:h="15840"/>
          <w:pgMar w:top="1440" w:right="1440" w:bottom="1440" w:left="1440" w:header="720" w:footer="720" w:gutter="0"/>
          <w:cols w:space="720"/>
        </w:sectPr>
      </w:pPr>
    </w:p>
    <w:p w14:paraId="6024B90D" w14:textId="28838698" w:rsidR="00B32C55" w:rsidRPr="007B42A5" w:rsidRDefault="00CE4ED8">
      <w:pPr>
        <w:pStyle w:val="Heading2"/>
        <w:rPr>
          <w:highlight w:val="yellow"/>
        </w:rPr>
      </w:pPr>
      <w:r w:rsidRPr="007B42A5">
        <w:t>3.1. Constant Setpoint</w:t>
      </w:r>
      <w:r w:rsidR="001916FA" w:rsidRPr="007B42A5">
        <w:t xml:space="preserve"> Analysis</w:t>
      </w:r>
    </w:p>
    <w:p w14:paraId="7BDC1484" w14:textId="0391B043" w:rsidR="00B32C55" w:rsidRPr="007B42A5" w:rsidRDefault="00CE4ED8">
      <w:pPr>
        <w:spacing w:line="285" w:lineRule="auto"/>
        <w:jc w:val="both"/>
        <w:rPr>
          <w:sz w:val="22"/>
          <w:szCs w:val="22"/>
        </w:rPr>
      </w:pPr>
      <w:r w:rsidRPr="007B42A5">
        <w:rPr>
          <w:sz w:val="22"/>
          <w:szCs w:val="22"/>
        </w:rPr>
        <w:t>Table 7 displays the annual energy costs for the reference home and the</w:t>
      </w:r>
      <w:r w:rsidR="001916FA" w:rsidRPr="007B42A5">
        <w:rPr>
          <w:sz w:val="22"/>
          <w:szCs w:val="22"/>
        </w:rPr>
        <w:t xml:space="preserve"> </w:t>
      </w:r>
      <w:r w:rsidRPr="007B42A5">
        <w:rPr>
          <w:sz w:val="22"/>
          <w:szCs w:val="22"/>
        </w:rPr>
        <w:t xml:space="preserve">CLT home </w:t>
      </w:r>
      <w:r w:rsidR="001916FA" w:rsidRPr="007B42A5">
        <w:rPr>
          <w:sz w:val="22"/>
          <w:szCs w:val="22"/>
        </w:rPr>
        <w:t xml:space="preserve">with low infiltration (2 ACH50 infiltration) </w:t>
      </w:r>
      <w:r w:rsidRPr="007B42A5">
        <w:rPr>
          <w:sz w:val="22"/>
          <w:szCs w:val="22"/>
        </w:rPr>
        <w:t xml:space="preserve">for each city. </w:t>
      </w:r>
      <w:r w:rsidR="00581005" w:rsidRPr="007B42A5">
        <w:rPr>
          <w:sz w:val="22"/>
          <w:szCs w:val="22"/>
        </w:rPr>
        <w:fldChar w:fldCharType="begin"/>
      </w:r>
      <w:r w:rsidR="00581005" w:rsidRPr="007B42A5">
        <w:rPr>
          <w:sz w:val="22"/>
          <w:szCs w:val="22"/>
        </w:rPr>
        <w:instrText xml:space="preserve"> REF _Ref522130396 \h </w:instrText>
      </w:r>
      <w:r w:rsidR="00581005" w:rsidRPr="007B42A5">
        <w:rPr>
          <w:sz w:val="22"/>
          <w:szCs w:val="22"/>
        </w:rPr>
      </w:r>
      <w:r w:rsidR="00581005" w:rsidRPr="007B42A5">
        <w:rPr>
          <w:sz w:val="22"/>
          <w:szCs w:val="22"/>
        </w:rPr>
        <w:fldChar w:fldCharType="separate"/>
      </w:r>
      <w:r w:rsidR="00C841E0" w:rsidRPr="007B42A5">
        <w:rPr>
          <w:sz w:val="22"/>
          <w:szCs w:val="22"/>
        </w:rPr>
        <w:t xml:space="preserve">Table </w:t>
      </w:r>
      <w:r w:rsidR="00C841E0">
        <w:rPr>
          <w:noProof/>
          <w:sz w:val="22"/>
          <w:szCs w:val="22"/>
        </w:rPr>
        <w:t>8</w:t>
      </w:r>
      <w:r w:rsidR="00581005" w:rsidRPr="007B42A5">
        <w:rPr>
          <w:sz w:val="22"/>
          <w:szCs w:val="22"/>
        </w:rPr>
        <w:fldChar w:fldCharType="end"/>
      </w:r>
      <w:r w:rsidR="00821117" w:rsidRPr="007B42A5">
        <w:rPr>
          <w:sz w:val="22"/>
          <w:szCs w:val="22"/>
        </w:rPr>
        <w:t xml:space="preserve"> </w:t>
      </w:r>
      <w:r w:rsidR="001916FA" w:rsidRPr="007B42A5">
        <w:rPr>
          <w:sz w:val="22"/>
          <w:szCs w:val="22"/>
        </w:rPr>
        <w:t>also shows</w:t>
      </w:r>
      <w:r w:rsidR="008F1050">
        <w:rPr>
          <w:sz w:val="22"/>
          <w:szCs w:val="22"/>
        </w:rPr>
        <w:t xml:space="preserve"> relative cost reduction</w:t>
      </w:r>
      <w:r w:rsidRPr="007B42A5">
        <w:rPr>
          <w:sz w:val="22"/>
          <w:szCs w:val="22"/>
        </w:rPr>
        <w:t xml:space="preserve"> alongside the annual costs of heating energy and cooling energy. </w:t>
      </w:r>
      <w:r w:rsidR="001916FA" w:rsidRPr="007B42A5">
        <w:rPr>
          <w:sz w:val="22"/>
          <w:szCs w:val="22"/>
        </w:rPr>
        <w:t>CLT red</w:t>
      </w:r>
      <w:r w:rsidR="004467D0">
        <w:rPr>
          <w:sz w:val="22"/>
          <w:szCs w:val="22"/>
        </w:rPr>
        <w:t>uces energy related cost by up to</w:t>
      </w:r>
      <w:r w:rsidR="001916FA" w:rsidRPr="007B42A5">
        <w:rPr>
          <w:sz w:val="22"/>
          <w:szCs w:val="22"/>
        </w:rPr>
        <w:t xml:space="preserve"> 18%.</w:t>
      </w:r>
    </w:p>
    <w:p w14:paraId="78BFBD59" w14:textId="515B231E" w:rsidR="00B32C55" w:rsidRPr="007B42A5" w:rsidRDefault="00B32C55">
      <w:pPr>
        <w:keepNext/>
        <w:pBdr>
          <w:top w:val="nil"/>
          <w:left w:val="nil"/>
          <w:bottom w:val="nil"/>
          <w:right w:val="nil"/>
          <w:between w:val="nil"/>
        </w:pBdr>
        <w:spacing w:after="120"/>
        <w:jc w:val="center"/>
        <w:rPr>
          <w:i/>
          <w:sz w:val="22"/>
          <w:szCs w:val="22"/>
        </w:rPr>
      </w:pPr>
      <w:bookmarkStart w:id="38" w:name="_17dp8vu" w:colFirst="0" w:colLast="0"/>
      <w:bookmarkEnd w:id="38"/>
    </w:p>
    <w:tbl>
      <w:tblPr>
        <w:tblStyle w:val="a9"/>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2340"/>
        <w:gridCol w:w="2340"/>
        <w:gridCol w:w="2520"/>
      </w:tblGrid>
      <w:tr w:rsidR="00B32C55" w:rsidRPr="007B42A5" w14:paraId="0F3B19F0" w14:textId="77777777">
        <w:trPr>
          <w:trHeight w:val="300"/>
        </w:trPr>
        <w:tc>
          <w:tcPr>
            <w:tcW w:w="2155" w:type="dxa"/>
          </w:tcPr>
          <w:p w14:paraId="6ECFE695" w14:textId="77777777" w:rsidR="00B32C55" w:rsidRPr="004467D0" w:rsidRDefault="00B32C55">
            <w:pPr>
              <w:spacing w:line="285" w:lineRule="auto"/>
              <w:jc w:val="center"/>
              <w:rPr>
                <w:rFonts w:ascii="Times New Roman" w:hAnsi="Times New Roman" w:cs="Times New Roman"/>
                <w:color w:val="auto"/>
              </w:rPr>
            </w:pPr>
            <w:commentRangeStart w:id="39"/>
          </w:p>
        </w:tc>
        <w:tc>
          <w:tcPr>
            <w:tcW w:w="2340" w:type="dxa"/>
          </w:tcPr>
          <w:p w14:paraId="38CDC7A8" w14:textId="77777777" w:rsidR="00B32C55" w:rsidRPr="004467D0" w:rsidRDefault="00CE4ED8">
            <w:pPr>
              <w:spacing w:line="285" w:lineRule="auto"/>
              <w:jc w:val="center"/>
              <w:rPr>
                <w:rFonts w:ascii="Times New Roman" w:hAnsi="Times New Roman" w:cs="Times New Roman"/>
                <w:color w:val="auto"/>
              </w:rPr>
            </w:pPr>
            <w:r w:rsidRPr="004467D0">
              <w:rPr>
                <w:rFonts w:ascii="Times New Roman" w:hAnsi="Times New Roman" w:cs="Times New Roman"/>
                <w:color w:val="auto"/>
              </w:rPr>
              <w:t>Reference Home Energy Cost (USD)</w:t>
            </w:r>
          </w:p>
        </w:tc>
        <w:tc>
          <w:tcPr>
            <w:tcW w:w="2340" w:type="dxa"/>
          </w:tcPr>
          <w:p w14:paraId="497156AA" w14:textId="0F2C38A3" w:rsidR="00B32C55" w:rsidRPr="004467D0" w:rsidRDefault="00CE4ED8">
            <w:pPr>
              <w:spacing w:line="285" w:lineRule="auto"/>
              <w:jc w:val="center"/>
              <w:rPr>
                <w:rFonts w:ascii="Times New Roman" w:hAnsi="Times New Roman" w:cs="Times New Roman"/>
                <w:color w:val="auto"/>
              </w:rPr>
            </w:pPr>
            <w:r w:rsidRPr="004467D0">
              <w:rPr>
                <w:rFonts w:ascii="Times New Roman" w:hAnsi="Times New Roman" w:cs="Times New Roman"/>
                <w:color w:val="auto"/>
              </w:rPr>
              <w:t>CLT, 2 ACH50 Home Energy Cost (USD)</w:t>
            </w:r>
          </w:p>
        </w:tc>
        <w:tc>
          <w:tcPr>
            <w:tcW w:w="2520" w:type="dxa"/>
          </w:tcPr>
          <w:p w14:paraId="1C16A169" w14:textId="77777777" w:rsidR="00B32C55" w:rsidRPr="004467D0" w:rsidRDefault="00B32C55">
            <w:pPr>
              <w:spacing w:line="285" w:lineRule="auto"/>
              <w:jc w:val="center"/>
              <w:rPr>
                <w:rFonts w:ascii="Times New Roman" w:hAnsi="Times New Roman" w:cs="Times New Roman"/>
                <w:color w:val="auto"/>
              </w:rPr>
            </w:pPr>
          </w:p>
          <w:p w14:paraId="2B3AF0F8" w14:textId="77777777" w:rsidR="00B32C55" w:rsidRPr="004467D0" w:rsidRDefault="00CE4ED8">
            <w:pPr>
              <w:spacing w:line="285" w:lineRule="auto"/>
              <w:jc w:val="center"/>
              <w:rPr>
                <w:rFonts w:ascii="Times New Roman" w:hAnsi="Times New Roman" w:cs="Times New Roman"/>
                <w:color w:val="auto"/>
              </w:rPr>
            </w:pPr>
            <w:r w:rsidRPr="004467D0">
              <w:rPr>
                <w:rFonts w:ascii="Times New Roman" w:hAnsi="Times New Roman" w:cs="Times New Roman"/>
                <w:color w:val="auto"/>
              </w:rPr>
              <w:t>Cost Reduction</w:t>
            </w:r>
          </w:p>
        </w:tc>
      </w:tr>
      <w:tr w:rsidR="00B32C55" w:rsidRPr="007B42A5" w14:paraId="4A26BCAD" w14:textId="77777777">
        <w:trPr>
          <w:trHeight w:val="300"/>
        </w:trPr>
        <w:tc>
          <w:tcPr>
            <w:tcW w:w="2155" w:type="dxa"/>
          </w:tcPr>
          <w:p w14:paraId="695EB65F" w14:textId="77777777" w:rsidR="00B32C55" w:rsidRPr="004467D0" w:rsidRDefault="00CE4ED8">
            <w:pPr>
              <w:spacing w:line="285" w:lineRule="auto"/>
              <w:jc w:val="both"/>
              <w:rPr>
                <w:rFonts w:ascii="Times New Roman" w:hAnsi="Times New Roman" w:cs="Times New Roman"/>
                <w:b/>
                <w:color w:val="auto"/>
              </w:rPr>
            </w:pPr>
            <w:r w:rsidRPr="004467D0">
              <w:rPr>
                <w:rFonts w:ascii="Times New Roman" w:hAnsi="Times New Roman" w:cs="Times New Roman"/>
                <w:b/>
                <w:color w:val="auto"/>
              </w:rPr>
              <w:t>Phoenix</w:t>
            </w:r>
          </w:p>
        </w:tc>
        <w:tc>
          <w:tcPr>
            <w:tcW w:w="2340" w:type="dxa"/>
          </w:tcPr>
          <w:p w14:paraId="71873E77" w14:textId="77777777" w:rsidR="00B32C55" w:rsidRPr="004467D0" w:rsidRDefault="00B32C55">
            <w:pPr>
              <w:spacing w:line="285" w:lineRule="auto"/>
              <w:jc w:val="both"/>
              <w:rPr>
                <w:rFonts w:ascii="Times New Roman" w:hAnsi="Times New Roman" w:cs="Times New Roman"/>
                <w:b/>
                <w:color w:val="auto"/>
              </w:rPr>
            </w:pPr>
          </w:p>
        </w:tc>
        <w:tc>
          <w:tcPr>
            <w:tcW w:w="2340" w:type="dxa"/>
          </w:tcPr>
          <w:p w14:paraId="6C7440E8" w14:textId="77777777" w:rsidR="00B32C55" w:rsidRPr="004467D0" w:rsidRDefault="00B32C55">
            <w:pPr>
              <w:spacing w:line="285" w:lineRule="auto"/>
              <w:jc w:val="both"/>
              <w:rPr>
                <w:rFonts w:ascii="Times New Roman" w:hAnsi="Times New Roman" w:cs="Times New Roman"/>
                <w:color w:val="auto"/>
              </w:rPr>
            </w:pPr>
          </w:p>
        </w:tc>
        <w:tc>
          <w:tcPr>
            <w:tcW w:w="2520" w:type="dxa"/>
          </w:tcPr>
          <w:p w14:paraId="42EAF0DA" w14:textId="77777777" w:rsidR="00B32C55" w:rsidRPr="004467D0" w:rsidRDefault="00B32C55">
            <w:pPr>
              <w:spacing w:line="285" w:lineRule="auto"/>
              <w:jc w:val="both"/>
              <w:rPr>
                <w:rFonts w:ascii="Times New Roman" w:hAnsi="Times New Roman" w:cs="Times New Roman"/>
                <w:color w:val="auto"/>
              </w:rPr>
            </w:pPr>
          </w:p>
        </w:tc>
      </w:tr>
      <w:tr w:rsidR="004467D0" w:rsidRPr="007B42A5" w14:paraId="1E00D2DF" w14:textId="77777777">
        <w:trPr>
          <w:trHeight w:val="300"/>
        </w:trPr>
        <w:tc>
          <w:tcPr>
            <w:tcW w:w="2155" w:type="dxa"/>
          </w:tcPr>
          <w:p w14:paraId="4B211EC0"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Total</w:t>
            </w:r>
          </w:p>
        </w:tc>
        <w:tc>
          <w:tcPr>
            <w:tcW w:w="2340" w:type="dxa"/>
          </w:tcPr>
          <w:p w14:paraId="50A586CA" w14:textId="16C04063"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$1,</w:t>
            </w:r>
            <w:r>
              <w:rPr>
                <w:rFonts w:ascii="Times New Roman" w:hAnsi="Times New Roman" w:cs="Times New Roman"/>
                <w:color w:val="auto"/>
              </w:rPr>
              <w:t>980</w:t>
            </w:r>
            <w:r w:rsidRPr="004467D0">
              <w:rPr>
                <w:rFonts w:ascii="Times New Roman" w:hAnsi="Times New Roman" w:cs="Times New Roman"/>
                <w:color w:val="auto"/>
              </w:rPr>
              <w:t> </w:t>
            </w:r>
          </w:p>
        </w:tc>
        <w:tc>
          <w:tcPr>
            <w:tcW w:w="2340" w:type="dxa"/>
          </w:tcPr>
          <w:p w14:paraId="7930C174" w14:textId="1EF5B9E5"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$1,770</w:t>
            </w:r>
            <w:r w:rsidRPr="004467D0">
              <w:rPr>
                <w:rFonts w:ascii="Times New Roman" w:hAnsi="Times New Roman" w:cs="Times New Roman"/>
                <w:color w:val="auto"/>
              </w:rPr>
              <w:t> </w:t>
            </w:r>
          </w:p>
        </w:tc>
        <w:tc>
          <w:tcPr>
            <w:tcW w:w="2520" w:type="dxa"/>
          </w:tcPr>
          <w:p w14:paraId="5E7A89AE" w14:textId="6EDBC0DC"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11%</w:t>
            </w:r>
          </w:p>
        </w:tc>
      </w:tr>
      <w:tr w:rsidR="004467D0" w:rsidRPr="007B42A5" w14:paraId="578ED022" w14:textId="77777777">
        <w:trPr>
          <w:trHeight w:val="300"/>
        </w:trPr>
        <w:tc>
          <w:tcPr>
            <w:tcW w:w="2155" w:type="dxa"/>
          </w:tcPr>
          <w:p w14:paraId="20A675C1"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Heating</w:t>
            </w:r>
          </w:p>
        </w:tc>
        <w:tc>
          <w:tcPr>
            <w:tcW w:w="2340" w:type="dxa"/>
          </w:tcPr>
          <w:p w14:paraId="2D001E31" w14:textId="591EB95A"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$191</w:t>
            </w:r>
            <w:r w:rsidRPr="004467D0">
              <w:rPr>
                <w:rFonts w:ascii="Times New Roman" w:hAnsi="Times New Roman" w:cs="Times New Roman"/>
                <w:color w:val="auto"/>
              </w:rPr>
              <w:t> </w:t>
            </w:r>
          </w:p>
        </w:tc>
        <w:tc>
          <w:tcPr>
            <w:tcW w:w="2340" w:type="dxa"/>
          </w:tcPr>
          <w:p w14:paraId="789316AA" w14:textId="138207E7"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$120</w:t>
            </w:r>
            <w:r w:rsidRPr="004467D0">
              <w:rPr>
                <w:rFonts w:ascii="Times New Roman" w:hAnsi="Times New Roman" w:cs="Times New Roman"/>
                <w:color w:val="auto"/>
              </w:rPr>
              <w:t> </w:t>
            </w:r>
          </w:p>
        </w:tc>
        <w:tc>
          <w:tcPr>
            <w:tcW w:w="2520" w:type="dxa"/>
          </w:tcPr>
          <w:p w14:paraId="3DD961EF" w14:textId="3AD175D6"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37%</w:t>
            </w:r>
          </w:p>
        </w:tc>
      </w:tr>
      <w:tr w:rsidR="004467D0" w:rsidRPr="007B42A5" w14:paraId="30ECF482" w14:textId="77777777">
        <w:trPr>
          <w:trHeight w:val="300"/>
        </w:trPr>
        <w:tc>
          <w:tcPr>
            <w:tcW w:w="2155" w:type="dxa"/>
          </w:tcPr>
          <w:p w14:paraId="1CD39F0A"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Cooling</w:t>
            </w:r>
          </w:p>
        </w:tc>
        <w:tc>
          <w:tcPr>
            <w:tcW w:w="2340" w:type="dxa"/>
          </w:tcPr>
          <w:p w14:paraId="7D8911AE" w14:textId="79352FA5"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$610</w:t>
            </w:r>
          </w:p>
        </w:tc>
        <w:tc>
          <w:tcPr>
            <w:tcW w:w="2340" w:type="dxa"/>
          </w:tcPr>
          <w:p w14:paraId="0E783241" w14:textId="4D23589B"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$510</w:t>
            </w:r>
            <w:r w:rsidRPr="004467D0">
              <w:rPr>
                <w:rFonts w:ascii="Times New Roman" w:hAnsi="Times New Roman" w:cs="Times New Roman"/>
                <w:color w:val="auto"/>
              </w:rPr>
              <w:t> </w:t>
            </w:r>
          </w:p>
        </w:tc>
        <w:tc>
          <w:tcPr>
            <w:tcW w:w="2520" w:type="dxa"/>
          </w:tcPr>
          <w:p w14:paraId="342CACC6" w14:textId="21B17808"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15%</w:t>
            </w:r>
          </w:p>
        </w:tc>
      </w:tr>
      <w:tr w:rsidR="004467D0" w:rsidRPr="007B42A5" w14:paraId="604501F1" w14:textId="77777777">
        <w:trPr>
          <w:trHeight w:val="300"/>
        </w:trPr>
        <w:tc>
          <w:tcPr>
            <w:tcW w:w="2155" w:type="dxa"/>
          </w:tcPr>
          <w:p w14:paraId="0D6CEB22" w14:textId="77777777" w:rsidR="004467D0" w:rsidRPr="004467D0" w:rsidRDefault="004467D0" w:rsidP="004467D0">
            <w:pPr>
              <w:spacing w:line="285" w:lineRule="auto"/>
              <w:jc w:val="both"/>
              <w:rPr>
                <w:rFonts w:ascii="Times New Roman" w:hAnsi="Times New Roman" w:cs="Times New Roman"/>
                <w:b/>
                <w:color w:val="auto"/>
              </w:rPr>
            </w:pPr>
            <w:r w:rsidRPr="004467D0">
              <w:rPr>
                <w:rFonts w:ascii="Times New Roman" w:hAnsi="Times New Roman" w:cs="Times New Roman"/>
                <w:b/>
                <w:color w:val="auto"/>
              </w:rPr>
              <w:t>Boston</w:t>
            </w:r>
          </w:p>
        </w:tc>
        <w:tc>
          <w:tcPr>
            <w:tcW w:w="2340" w:type="dxa"/>
          </w:tcPr>
          <w:p w14:paraId="26852AE7" w14:textId="77777777" w:rsidR="004467D0" w:rsidRPr="004467D0" w:rsidRDefault="004467D0" w:rsidP="004467D0">
            <w:pPr>
              <w:spacing w:line="285" w:lineRule="auto"/>
              <w:jc w:val="both"/>
              <w:rPr>
                <w:rFonts w:ascii="Times New Roman" w:hAnsi="Times New Roman" w:cs="Times New Roman"/>
                <w:b/>
                <w:color w:val="auto"/>
              </w:rPr>
            </w:pPr>
          </w:p>
        </w:tc>
        <w:tc>
          <w:tcPr>
            <w:tcW w:w="2340" w:type="dxa"/>
          </w:tcPr>
          <w:p w14:paraId="5DCBB88F" w14:textId="77777777" w:rsidR="004467D0" w:rsidRPr="004467D0" w:rsidRDefault="004467D0" w:rsidP="004467D0">
            <w:pPr>
              <w:spacing w:line="285" w:lineRule="auto"/>
              <w:jc w:val="both"/>
              <w:rPr>
                <w:rFonts w:ascii="Times New Roman" w:hAnsi="Times New Roman" w:cs="Times New Roman"/>
                <w:color w:val="auto"/>
              </w:rPr>
            </w:pPr>
          </w:p>
        </w:tc>
        <w:tc>
          <w:tcPr>
            <w:tcW w:w="2520" w:type="dxa"/>
          </w:tcPr>
          <w:p w14:paraId="6B741B37" w14:textId="77777777" w:rsidR="004467D0" w:rsidRPr="004467D0" w:rsidRDefault="004467D0" w:rsidP="004467D0">
            <w:pPr>
              <w:spacing w:line="285" w:lineRule="auto"/>
              <w:jc w:val="both"/>
              <w:rPr>
                <w:rFonts w:ascii="Times New Roman" w:hAnsi="Times New Roman" w:cs="Times New Roman"/>
                <w:color w:val="auto"/>
              </w:rPr>
            </w:pPr>
          </w:p>
        </w:tc>
      </w:tr>
      <w:tr w:rsidR="004467D0" w:rsidRPr="007B42A5" w14:paraId="329F50EC" w14:textId="77777777">
        <w:trPr>
          <w:trHeight w:val="300"/>
        </w:trPr>
        <w:tc>
          <w:tcPr>
            <w:tcW w:w="2155" w:type="dxa"/>
          </w:tcPr>
          <w:p w14:paraId="52686938"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Total</w:t>
            </w:r>
          </w:p>
        </w:tc>
        <w:tc>
          <w:tcPr>
            <w:tcW w:w="2340" w:type="dxa"/>
          </w:tcPr>
          <w:p w14:paraId="0A996E0D" w14:textId="2594D389"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$3,400</w:t>
            </w:r>
            <w:r w:rsidRPr="004467D0">
              <w:rPr>
                <w:rFonts w:ascii="Times New Roman" w:hAnsi="Times New Roman" w:cs="Times New Roman"/>
                <w:color w:val="auto"/>
              </w:rPr>
              <w:t> </w:t>
            </w:r>
          </w:p>
        </w:tc>
        <w:tc>
          <w:tcPr>
            <w:tcW w:w="2340" w:type="dxa"/>
          </w:tcPr>
          <w:p w14:paraId="3B1FA0FF" w14:textId="4660DF7A"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$2,780</w:t>
            </w:r>
            <w:r w:rsidRPr="004467D0">
              <w:rPr>
                <w:rFonts w:ascii="Times New Roman" w:hAnsi="Times New Roman" w:cs="Times New Roman"/>
                <w:color w:val="auto"/>
              </w:rPr>
              <w:t> </w:t>
            </w:r>
          </w:p>
        </w:tc>
        <w:tc>
          <w:tcPr>
            <w:tcW w:w="2520" w:type="dxa"/>
          </w:tcPr>
          <w:p w14:paraId="477019EC" w14:textId="7C2F3CE8"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18%</w:t>
            </w:r>
          </w:p>
        </w:tc>
      </w:tr>
      <w:tr w:rsidR="004467D0" w:rsidRPr="007B42A5" w14:paraId="7D26F5AA" w14:textId="77777777">
        <w:trPr>
          <w:trHeight w:val="300"/>
        </w:trPr>
        <w:tc>
          <w:tcPr>
            <w:tcW w:w="2155" w:type="dxa"/>
          </w:tcPr>
          <w:p w14:paraId="24F02D93"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Heating</w:t>
            </w:r>
          </w:p>
        </w:tc>
        <w:tc>
          <w:tcPr>
            <w:tcW w:w="2340" w:type="dxa"/>
          </w:tcPr>
          <w:p w14:paraId="2D1130F4" w14:textId="6B9AEEDA"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$1,440</w:t>
            </w:r>
            <w:r w:rsidRPr="004467D0">
              <w:rPr>
                <w:rFonts w:ascii="Times New Roman" w:hAnsi="Times New Roman" w:cs="Times New Roman"/>
                <w:color w:val="auto"/>
              </w:rPr>
              <w:t> </w:t>
            </w:r>
          </w:p>
        </w:tc>
        <w:tc>
          <w:tcPr>
            <w:tcW w:w="2340" w:type="dxa"/>
          </w:tcPr>
          <w:p w14:paraId="078FBE3C" w14:textId="7A295F10"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$930</w:t>
            </w:r>
            <w:r w:rsidRPr="004467D0">
              <w:rPr>
                <w:rFonts w:ascii="Times New Roman" w:hAnsi="Times New Roman" w:cs="Times New Roman"/>
                <w:color w:val="auto"/>
              </w:rPr>
              <w:t> </w:t>
            </w:r>
          </w:p>
        </w:tc>
        <w:tc>
          <w:tcPr>
            <w:tcW w:w="2520" w:type="dxa"/>
          </w:tcPr>
          <w:p w14:paraId="3081C31D" w14:textId="306C829B"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36%</w:t>
            </w:r>
          </w:p>
        </w:tc>
      </w:tr>
      <w:tr w:rsidR="004467D0" w:rsidRPr="007B42A5" w14:paraId="46E5766E" w14:textId="77777777">
        <w:trPr>
          <w:trHeight w:val="300"/>
        </w:trPr>
        <w:tc>
          <w:tcPr>
            <w:tcW w:w="2155" w:type="dxa"/>
          </w:tcPr>
          <w:p w14:paraId="5AAB7B8F"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Cooling</w:t>
            </w:r>
          </w:p>
        </w:tc>
        <w:tc>
          <w:tcPr>
            <w:tcW w:w="2340" w:type="dxa"/>
          </w:tcPr>
          <w:p w14:paraId="7FB00013" w14:textId="3AD794EB"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$70</w:t>
            </w:r>
            <w:r w:rsidRPr="004467D0">
              <w:rPr>
                <w:rFonts w:ascii="Times New Roman" w:hAnsi="Times New Roman" w:cs="Times New Roman"/>
                <w:color w:val="auto"/>
              </w:rPr>
              <w:t> </w:t>
            </w:r>
          </w:p>
        </w:tc>
        <w:tc>
          <w:tcPr>
            <w:tcW w:w="2340" w:type="dxa"/>
          </w:tcPr>
          <w:p w14:paraId="1DFFE505" w14:textId="0745EF51"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$55</w:t>
            </w:r>
            <w:r w:rsidRPr="004467D0">
              <w:rPr>
                <w:rFonts w:ascii="Times New Roman" w:hAnsi="Times New Roman" w:cs="Times New Roman"/>
                <w:color w:val="auto"/>
              </w:rPr>
              <w:t> </w:t>
            </w:r>
          </w:p>
        </w:tc>
        <w:tc>
          <w:tcPr>
            <w:tcW w:w="2520" w:type="dxa"/>
          </w:tcPr>
          <w:p w14:paraId="7D01BE10" w14:textId="4A2F6789"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20%</w:t>
            </w:r>
          </w:p>
        </w:tc>
      </w:tr>
      <w:tr w:rsidR="004467D0" w:rsidRPr="007B42A5" w14:paraId="23239B18" w14:textId="77777777">
        <w:trPr>
          <w:trHeight w:val="300"/>
        </w:trPr>
        <w:tc>
          <w:tcPr>
            <w:tcW w:w="2155" w:type="dxa"/>
          </w:tcPr>
          <w:p w14:paraId="6BFD354C" w14:textId="77777777" w:rsidR="004467D0" w:rsidRPr="004467D0" w:rsidRDefault="004467D0" w:rsidP="004467D0">
            <w:pPr>
              <w:spacing w:line="285" w:lineRule="auto"/>
              <w:jc w:val="both"/>
              <w:rPr>
                <w:rFonts w:ascii="Times New Roman" w:hAnsi="Times New Roman" w:cs="Times New Roman"/>
                <w:b/>
                <w:color w:val="auto"/>
              </w:rPr>
            </w:pPr>
            <w:r w:rsidRPr="004467D0">
              <w:rPr>
                <w:rFonts w:ascii="Times New Roman" w:hAnsi="Times New Roman" w:cs="Times New Roman"/>
                <w:b/>
                <w:color w:val="auto"/>
              </w:rPr>
              <w:t>Sacramento</w:t>
            </w:r>
          </w:p>
        </w:tc>
        <w:tc>
          <w:tcPr>
            <w:tcW w:w="2340" w:type="dxa"/>
          </w:tcPr>
          <w:p w14:paraId="6BF28E8E" w14:textId="77777777" w:rsidR="004467D0" w:rsidRPr="004467D0" w:rsidRDefault="004467D0" w:rsidP="004467D0">
            <w:pPr>
              <w:spacing w:line="285" w:lineRule="auto"/>
              <w:jc w:val="both"/>
              <w:rPr>
                <w:rFonts w:ascii="Times New Roman" w:hAnsi="Times New Roman" w:cs="Times New Roman"/>
                <w:b/>
                <w:color w:val="auto"/>
              </w:rPr>
            </w:pPr>
          </w:p>
        </w:tc>
        <w:tc>
          <w:tcPr>
            <w:tcW w:w="2340" w:type="dxa"/>
          </w:tcPr>
          <w:p w14:paraId="5353D7CB" w14:textId="77777777" w:rsidR="004467D0" w:rsidRPr="004467D0" w:rsidRDefault="004467D0" w:rsidP="004467D0">
            <w:pPr>
              <w:spacing w:line="285" w:lineRule="auto"/>
              <w:jc w:val="both"/>
              <w:rPr>
                <w:rFonts w:ascii="Times New Roman" w:hAnsi="Times New Roman" w:cs="Times New Roman"/>
                <w:b/>
                <w:color w:val="auto"/>
              </w:rPr>
            </w:pPr>
          </w:p>
        </w:tc>
        <w:tc>
          <w:tcPr>
            <w:tcW w:w="2520" w:type="dxa"/>
          </w:tcPr>
          <w:p w14:paraId="528A6A7A" w14:textId="77777777" w:rsidR="004467D0" w:rsidRPr="004467D0" w:rsidRDefault="004467D0" w:rsidP="004467D0">
            <w:pPr>
              <w:spacing w:line="285" w:lineRule="auto"/>
              <w:jc w:val="both"/>
              <w:rPr>
                <w:rFonts w:ascii="Times New Roman" w:hAnsi="Times New Roman" w:cs="Times New Roman"/>
                <w:color w:val="auto"/>
              </w:rPr>
            </w:pPr>
          </w:p>
        </w:tc>
      </w:tr>
      <w:tr w:rsidR="004467D0" w:rsidRPr="007B42A5" w14:paraId="56716B48" w14:textId="77777777">
        <w:trPr>
          <w:trHeight w:val="300"/>
        </w:trPr>
        <w:tc>
          <w:tcPr>
            <w:tcW w:w="2155" w:type="dxa"/>
          </w:tcPr>
          <w:p w14:paraId="2801BA37"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Total</w:t>
            </w:r>
          </w:p>
        </w:tc>
        <w:tc>
          <w:tcPr>
            <w:tcW w:w="2340" w:type="dxa"/>
          </w:tcPr>
          <w:p w14:paraId="6551A94B" w14:textId="3D9814BC"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$2,140</w:t>
            </w:r>
            <w:r w:rsidRPr="004467D0">
              <w:rPr>
                <w:rFonts w:ascii="Times New Roman" w:hAnsi="Times New Roman" w:cs="Times New Roman"/>
                <w:color w:val="auto"/>
              </w:rPr>
              <w:t> </w:t>
            </w:r>
          </w:p>
        </w:tc>
        <w:tc>
          <w:tcPr>
            <w:tcW w:w="2340" w:type="dxa"/>
          </w:tcPr>
          <w:p w14:paraId="08D88FDF" w14:textId="1CE634E5"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$1,930</w:t>
            </w:r>
            <w:r w:rsidRPr="004467D0">
              <w:rPr>
                <w:rFonts w:ascii="Times New Roman" w:hAnsi="Times New Roman" w:cs="Times New Roman"/>
                <w:color w:val="auto"/>
              </w:rPr>
              <w:t> </w:t>
            </w:r>
          </w:p>
        </w:tc>
        <w:tc>
          <w:tcPr>
            <w:tcW w:w="2520" w:type="dxa"/>
          </w:tcPr>
          <w:p w14:paraId="77140785" w14:textId="75B72C83"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10%</w:t>
            </w:r>
          </w:p>
        </w:tc>
      </w:tr>
      <w:tr w:rsidR="004467D0" w:rsidRPr="007B42A5" w14:paraId="61C85047" w14:textId="77777777">
        <w:trPr>
          <w:trHeight w:val="300"/>
        </w:trPr>
        <w:tc>
          <w:tcPr>
            <w:tcW w:w="2155" w:type="dxa"/>
          </w:tcPr>
          <w:p w14:paraId="582D8DA2"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Heating</w:t>
            </w:r>
          </w:p>
        </w:tc>
        <w:tc>
          <w:tcPr>
            <w:tcW w:w="2340" w:type="dxa"/>
          </w:tcPr>
          <w:p w14:paraId="669F6FF1" w14:textId="31E91361"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$540</w:t>
            </w:r>
            <w:r w:rsidRPr="004467D0">
              <w:rPr>
                <w:rFonts w:ascii="Times New Roman" w:hAnsi="Times New Roman" w:cs="Times New Roman"/>
                <w:color w:val="auto"/>
              </w:rPr>
              <w:t> </w:t>
            </w:r>
          </w:p>
        </w:tc>
        <w:tc>
          <w:tcPr>
            <w:tcW w:w="2340" w:type="dxa"/>
          </w:tcPr>
          <w:p w14:paraId="0D966691" w14:textId="7A0DACAF"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$400</w:t>
            </w:r>
            <w:r w:rsidRPr="004467D0">
              <w:rPr>
                <w:rFonts w:ascii="Times New Roman" w:hAnsi="Times New Roman" w:cs="Times New Roman"/>
                <w:color w:val="auto"/>
              </w:rPr>
              <w:t> </w:t>
            </w:r>
          </w:p>
        </w:tc>
        <w:tc>
          <w:tcPr>
            <w:tcW w:w="2520" w:type="dxa"/>
          </w:tcPr>
          <w:p w14:paraId="5DE97F5F" w14:textId="180682C9"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26%</w:t>
            </w:r>
          </w:p>
        </w:tc>
      </w:tr>
      <w:tr w:rsidR="004467D0" w:rsidRPr="007B42A5" w14:paraId="4D3F1EB2" w14:textId="77777777">
        <w:trPr>
          <w:trHeight w:val="300"/>
        </w:trPr>
        <w:tc>
          <w:tcPr>
            <w:tcW w:w="2155" w:type="dxa"/>
          </w:tcPr>
          <w:p w14:paraId="5CBC9BCB" w14:textId="77777777" w:rsidR="004467D0" w:rsidRPr="004467D0" w:rsidRDefault="004467D0" w:rsidP="004467D0">
            <w:pPr>
              <w:spacing w:line="285" w:lineRule="auto"/>
              <w:jc w:val="both"/>
              <w:rPr>
                <w:rFonts w:ascii="Times New Roman" w:hAnsi="Times New Roman" w:cs="Times New Roman"/>
                <w:color w:val="auto"/>
              </w:rPr>
            </w:pPr>
            <w:r w:rsidRPr="004467D0">
              <w:rPr>
                <w:rFonts w:ascii="Times New Roman" w:hAnsi="Times New Roman" w:cs="Times New Roman"/>
                <w:color w:val="auto"/>
              </w:rPr>
              <w:t>Cooling</w:t>
            </w:r>
          </w:p>
        </w:tc>
        <w:tc>
          <w:tcPr>
            <w:tcW w:w="2340" w:type="dxa"/>
          </w:tcPr>
          <w:p w14:paraId="4AB19915" w14:textId="6B2FE520"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$96</w:t>
            </w:r>
          </w:p>
        </w:tc>
        <w:tc>
          <w:tcPr>
            <w:tcW w:w="2340" w:type="dxa"/>
          </w:tcPr>
          <w:p w14:paraId="1A4A8868" w14:textId="6B0015EB" w:rsidR="004467D0" w:rsidRPr="004467D0" w:rsidRDefault="004467D0" w:rsidP="004467D0">
            <w:pPr>
              <w:spacing w:line="285" w:lineRule="auto"/>
              <w:jc w:val="both"/>
              <w:rPr>
                <w:rFonts w:ascii="Times New Roman" w:hAnsi="Times New Roman" w:cs="Times New Roman"/>
                <w:color w:val="auto"/>
              </w:rPr>
            </w:pPr>
            <w:r>
              <w:rPr>
                <w:rFonts w:ascii="Times New Roman" w:hAnsi="Times New Roman" w:cs="Times New Roman"/>
                <w:color w:val="auto"/>
              </w:rPr>
              <w:t>$67</w:t>
            </w:r>
            <w:r w:rsidRPr="004467D0">
              <w:rPr>
                <w:rFonts w:ascii="Times New Roman" w:hAnsi="Times New Roman" w:cs="Times New Roman"/>
                <w:color w:val="auto"/>
              </w:rPr>
              <w:t> </w:t>
            </w:r>
          </w:p>
        </w:tc>
        <w:tc>
          <w:tcPr>
            <w:tcW w:w="2520" w:type="dxa"/>
          </w:tcPr>
          <w:p w14:paraId="385FC616" w14:textId="748BF5BE" w:rsidR="004467D0" w:rsidRPr="004467D0" w:rsidRDefault="004467D0" w:rsidP="004467D0">
            <w:pPr>
              <w:keepNext/>
              <w:spacing w:line="285" w:lineRule="auto"/>
              <w:jc w:val="both"/>
              <w:rPr>
                <w:rFonts w:ascii="Times New Roman" w:hAnsi="Times New Roman" w:cs="Times New Roman"/>
                <w:color w:val="auto"/>
              </w:rPr>
            </w:pPr>
            <w:r w:rsidRPr="004467D0">
              <w:rPr>
                <w:rFonts w:ascii="Times New Roman" w:hAnsi="Times New Roman" w:cs="Times New Roman"/>
                <w:color w:val="auto"/>
              </w:rPr>
              <w:t>30%</w:t>
            </w:r>
            <w:commentRangeEnd w:id="39"/>
            <w:r>
              <w:rPr>
                <w:rStyle w:val="CommentReference"/>
                <w:rFonts w:ascii="Times New Roman" w:eastAsia="Times New Roman" w:hAnsi="Times New Roman" w:cs="Times New Roman"/>
                <w:color w:val="auto"/>
              </w:rPr>
              <w:commentReference w:id="39"/>
            </w:r>
          </w:p>
        </w:tc>
      </w:tr>
    </w:tbl>
    <w:p w14:paraId="0989714D" w14:textId="5F615157" w:rsidR="00B32C55" w:rsidRPr="007B42A5" w:rsidRDefault="000A6269" w:rsidP="003E6181">
      <w:pPr>
        <w:pStyle w:val="Caption"/>
        <w:jc w:val="center"/>
        <w:rPr>
          <w:color w:val="auto"/>
          <w:sz w:val="22"/>
          <w:szCs w:val="22"/>
          <w:highlight w:val="yellow"/>
        </w:rPr>
      </w:pPr>
      <w:bookmarkStart w:id="40" w:name="_Ref522130396"/>
      <w:bookmarkStart w:id="41" w:name="_Ref522784063"/>
      <w:r w:rsidRPr="007B42A5">
        <w:rPr>
          <w:color w:val="auto"/>
          <w:sz w:val="22"/>
          <w:szCs w:val="22"/>
        </w:rPr>
        <w:t xml:space="preserve">Table </w:t>
      </w:r>
      <w:r w:rsidRPr="007B42A5">
        <w:rPr>
          <w:color w:val="auto"/>
          <w:sz w:val="22"/>
          <w:szCs w:val="22"/>
        </w:rPr>
        <w:fldChar w:fldCharType="begin"/>
      </w:r>
      <w:r w:rsidRPr="007B42A5">
        <w:rPr>
          <w:color w:val="auto"/>
          <w:sz w:val="22"/>
          <w:szCs w:val="22"/>
        </w:rPr>
        <w:instrText xml:space="preserve"> SEQ Table \* ARABIC </w:instrText>
      </w:r>
      <w:r w:rsidRPr="007B42A5">
        <w:rPr>
          <w:color w:val="auto"/>
          <w:sz w:val="22"/>
          <w:szCs w:val="22"/>
        </w:rPr>
        <w:fldChar w:fldCharType="separate"/>
      </w:r>
      <w:r w:rsidR="00C841E0">
        <w:rPr>
          <w:noProof/>
          <w:color w:val="auto"/>
          <w:sz w:val="22"/>
          <w:szCs w:val="22"/>
        </w:rPr>
        <w:t>8</w:t>
      </w:r>
      <w:r w:rsidRPr="007B42A5">
        <w:rPr>
          <w:color w:val="auto"/>
          <w:sz w:val="22"/>
          <w:szCs w:val="22"/>
        </w:rPr>
        <w:fldChar w:fldCharType="end"/>
      </w:r>
      <w:bookmarkEnd w:id="40"/>
      <w:r w:rsidRPr="007B42A5">
        <w:rPr>
          <w:color w:val="auto"/>
          <w:sz w:val="22"/>
          <w:szCs w:val="22"/>
        </w:rPr>
        <w:t>: Annual total energy cost, heating energy cost, and cooling energy cost in all three analyzed cities.</w:t>
      </w:r>
      <w:bookmarkEnd w:id="41"/>
    </w:p>
    <w:p w14:paraId="78CC5A41" w14:textId="77777777" w:rsidR="00B32C55" w:rsidRPr="007B42A5" w:rsidRDefault="00B32C55">
      <w:pPr>
        <w:spacing w:line="285" w:lineRule="auto"/>
        <w:jc w:val="both"/>
        <w:rPr>
          <w:sz w:val="22"/>
          <w:szCs w:val="22"/>
          <w:highlight w:val="yellow"/>
        </w:rPr>
      </w:pPr>
    </w:p>
    <w:p w14:paraId="52AF7429" w14:textId="4C9C590B" w:rsidR="00B32C55" w:rsidRPr="007B42A5" w:rsidRDefault="00CE4ED8">
      <w:pPr>
        <w:spacing w:line="285" w:lineRule="auto"/>
        <w:jc w:val="both"/>
        <w:rPr>
          <w:sz w:val="22"/>
          <w:szCs w:val="22"/>
        </w:rPr>
      </w:pPr>
      <w:r w:rsidRPr="007B42A5">
        <w:rPr>
          <w:sz w:val="22"/>
          <w:szCs w:val="22"/>
        </w:rPr>
        <w:t xml:space="preserve">The results of the constant setpoint </w:t>
      </w:r>
      <w:r w:rsidR="00197484" w:rsidRPr="007B42A5">
        <w:rPr>
          <w:sz w:val="22"/>
          <w:szCs w:val="22"/>
        </w:rPr>
        <w:t>analysis</w:t>
      </w:r>
      <w:r w:rsidRPr="007B42A5">
        <w:rPr>
          <w:sz w:val="22"/>
          <w:szCs w:val="22"/>
        </w:rPr>
        <w:t xml:space="preserve"> suggest that CLT constructions reduce the annual energy cost for heating and cooling in both hot, warm, and cold climates. Furthermore, energy cost reduction in cold climates greatly exceeds cost reduction in other climates. CLT reduces the annual heating cost in Boston by 36%, equating to a savings of </w:t>
      </w:r>
      <w:r w:rsidR="004467D0">
        <w:rPr>
          <w:sz w:val="22"/>
          <w:szCs w:val="22"/>
        </w:rPr>
        <w:t>about 5</w:t>
      </w:r>
      <w:r w:rsidRPr="007B42A5">
        <w:rPr>
          <w:sz w:val="22"/>
          <w:szCs w:val="22"/>
        </w:rPr>
        <w:t xml:space="preserve">00 USD in the cooling category alone. In Phoenix, the hottest climate, CLT reduces </w:t>
      </w:r>
      <w:r w:rsidR="004467D0">
        <w:rPr>
          <w:sz w:val="22"/>
          <w:szCs w:val="22"/>
        </w:rPr>
        <w:t>the annual cost of heating by 15</w:t>
      </w:r>
      <w:r w:rsidRPr="007B42A5">
        <w:rPr>
          <w:sz w:val="22"/>
          <w:szCs w:val="22"/>
        </w:rPr>
        <w:t>%. However, this</w:t>
      </w:r>
      <w:r w:rsidR="004467D0">
        <w:rPr>
          <w:sz w:val="22"/>
          <w:szCs w:val="22"/>
        </w:rPr>
        <w:t xml:space="preserve"> only amounts to a savings of 10</w:t>
      </w:r>
      <w:r w:rsidRPr="007B42A5">
        <w:rPr>
          <w:sz w:val="22"/>
          <w:szCs w:val="22"/>
        </w:rPr>
        <w:t xml:space="preserve">0 USD on heating energy. </w:t>
      </w:r>
    </w:p>
    <w:p w14:paraId="25C94856" w14:textId="77777777" w:rsidR="00B32C55" w:rsidRPr="007B42A5" w:rsidRDefault="00B32C55">
      <w:pPr>
        <w:spacing w:line="285" w:lineRule="auto"/>
        <w:jc w:val="both"/>
        <w:rPr>
          <w:sz w:val="22"/>
          <w:szCs w:val="22"/>
        </w:rPr>
      </w:pPr>
    </w:p>
    <w:p w14:paraId="651A7FEE" w14:textId="5C907CF1" w:rsidR="00540DF4" w:rsidRDefault="00540DF4" w:rsidP="00540DF4">
      <w:pPr>
        <w:spacing w:line="285" w:lineRule="exact"/>
        <w:jc w:val="both"/>
        <w:rPr>
          <w:sz w:val="22"/>
          <w:szCs w:val="22"/>
        </w:rPr>
      </w:pPr>
      <w:r>
        <w:rPr>
          <w:noProof/>
        </w:rPr>
        <w:lastRenderedPageBreak/>
        <mc:AlternateContent>
          <mc:Choice Requires="wps">
            <w:drawing>
              <wp:anchor distT="0" distB="0" distL="114300" distR="114300" simplePos="0" relativeHeight="251682304" behindDoc="0" locked="0" layoutInCell="1" allowOverlap="1" wp14:anchorId="011AB07F" wp14:editId="428666FE">
                <wp:simplePos x="0" y="0"/>
                <wp:positionH relativeFrom="column">
                  <wp:posOffset>0</wp:posOffset>
                </wp:positionH>
                <wp:positionV relativeFrom="paragraph">
                  <wp:posOffset>4279900</wp:posOffset>
                </wp:positionV>
                <wp:extent cx="5934710" cy="635"/>
                <wp:effectExtent l="0" t="0" r="0" b="0"/>
                <wp:wrapTopAndBottom/>
                <wp:docPr id="215335927" name="Text Box 215335927"/>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5B1C07FF" w14:textId="07959B0E" w:rsidR="000F3D81" w:rsidRPr="00540DF4" w:rsidRDefault="000F3D81" w:rsidP="00540DF4">
                            <w:pPr>
                              <w:pStyle w:val="Caption"/>
                              <w:jc w:val="center"/>
                              <w:rPr>
                                <w:noProof/>
                                <w:color w:val="auto"/>
                                <w:sz w:val="24"/>
                                <w:szCs w:val="20"/>
                              </w:rPr>
                            </w:pPr>
                            <w:bookmarkStart w:id="42" w:name="_Ref522525300"/>
                            <w:r w:rsidRPr="00540DF4">
                              <w:rPr>
                                <w:color w:val="auto"/>
                                <w:sz w:val="22"/>
                              </w:rPr>
                              <w:t xml:space="preserve">Figure </w:t>
                            </w:r>
                            <w:r w:rsidRPr="00540DF4">
                              <w:rPr>
                                <w:color w:val="auto"/>
                                <w:sz w:val="22"/>
                              </w:rPr>
                              <w:fldChar w:fldCharType="begin"/>
                            </w:r>
                            <w:r w:rsidRPr="00540DF4">
                              <w:rPr>
                                <w:color w:val="auto"/>
                                <w:sz w:val="22"/>
                              </w:rPr>
                              <w:instrText xml:space="preserve"> SEQ Figure \* ARABIC </w:instrText>
                            </w:r>
                            <w:r w:rsidRPr="00540DF4">
                              <w:rPr>
                                <w:color w:val="auto"/>
                                <w:sz w:val="22"/>
                              </w:rPr>
                              <w:fldChar w:fldCharType="separate"/>
                            </w:r>
                            <w:r>
                              <w:rPr>
                                <w:noProof/>
                                <w:color w:val="auto"/>
                                <w:sz w:val="22"/>
                              </w:rPr>
                              <w:t>7</w:t>
                            </w:r>
                            <w:r w:rsidRPr="00540DF4">
                              <w:rPr>
                                <w:color w:val="auto"/>
                                <w:sz w:val="22"/>
                              </w:rPr>
                              <w:fldChar w:fldCharType="end"/>
                            </w:r>
                            <w:bookmarkEnd w:id="42"/>
                            <w:r w:rsidRPr="00540DF4">
                              <w:rPr>
                                <w:color w:val="auto"/>
                                <w:sz w:val="22"/>
                              </w:rPr>
                              <w:t>: Sensible heating and cooling loads in Boston, Phoenix, Sacramento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AB07F" id="Text Box 215335927" o:spid="_x0000_s1042" type="#_x0000_t202" style="position:absolute;left:0;text-align:left;margin-left:0;margin-top:337pt;width:467.3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" stroked="f">
                <v:textbox style="mso-fit-shape-to-text:t" inset="0,0,0,0">
                  <w:txbxContent>
                    <w:p w14:paraId="5B1C07FF" w14:textId="07959B0E" w:rsidR="000F3D81" w:rsidRPr="00540DF4" w:rsidRDefault="000F3D81" w:rsidP="00540DF4">
                      <w:pPr>
                        <w:pStyle w:val="Caption"/>
                        <w:jc w:val="center"/>
                        <w:rPr>
                          <w:noProof/>
                          <w:color w:val="auto"/>
                          <w:sz w:val="24"/>
                          <w:szCs w:val="20"/>
                        </w:rPr>
                      </w:pPr>
                      <w:bookmarkStart w:id="43" w:name="_Ref522525300"/>
                      <w:r w:rsidRPr="00540DF4">
                        <w:rPr>
                          <w:color w:val="auto"/>
                          <w:sz w:val="22"/>
                        </w:rPr>
                        <w:t xml:space="preserve">Figure </w:t>
                      </w:r>
                      <w:r w:rsidRPr="00540DF4">
                        <w:rPr>
                          <w:color w:val="auto"/>
                          <w:sz w:val="22"/>
                        </w:rPr>
                        <w:fldChar w:fldCharType="begin"/>
                      </w:r>
                      <w:r w:rsidRPr="00540DF4">
                        <w:rPr>
                          <w:color w:val="auto"/>
                          <w:sz w:val="22"/>
                        </w:rPr>
                        <w:instrText xml:space="preserve"> SEQ Figure \* ARABIC </w:instrText>
                      </w:r>
                      <w:r w:rsidRPr="00540DF4">
                        <w:rPr>
                          <w:color w:val="auto"/>
                          <w:sz w:val="22"/>
                        </w:rPr>
                        <w:fldChar w:fldCharType="separate"/>
                      </w:r>
                      <w:r>
                        <w:rPr>
                          <w:noProof/>
                          <w:color w:val="auto"/>
                          <w:sz w:val="22"/>
                        </w:rPr>
                        <w:t>7</w:t>
                      </w:r>
                      <w:r w:rsidRPr="00540DF4">
                        <w:rPr>
                          <w:color w:val="auto"/>
                          <w:sz w:val="22"/>
                        </w:rPr>
                        <w:fldChar w:fldCharType="end"/>
                      </w:r>
                      <w:bookmarkEnd w:id="43"/>
                      <w:r w:rsidRPr="00540DF4">
                        <w:rPr>
                          <w:color w:val="auto"/>
                          <w:sz w:val="22"/>
                        </w:rPr>
                        <w:t>: Sensible heating and cooling loads in Boston, Phoenix, Sacramento</w:t>
                      </w:r>
                    </w:p>
                  </w:txbxContent>
                </v:textbox>
                <w10:wrap type="topAndBottom"/>
              </v:shape>
            </w:pict>
          </mc:Fallback>
        </mc:AlternateContent>
      </w:r>
      <w:r>
        <w:rPr>
          <w:noProof/>
        </w:rPr>
        <mc:AlternateContent>
          <mc:Choice Requires="wpg">
            <w:drawing>
              <wp:anchor distT="0" distB="0" distL="114300" distR="114300" simplePos="0" relativeHeight="251680256" behindDoc="0" locked="0" layoutInCell="1" allowOverlap="1" wp14:anchorId="44AAC3C6" wp14:editId="3929F0B2">
                <wp:simplePos x="0" y="0"/>
                <wp:positionH relativeFrom="margin">
                  <wp:align>right</wp:align>
                </wp:positionH>
                <wp:positionV relativeFrom="paragraph">
                  <wp:posOffset>942340</wp:posOffset>
                </wp:positionV>
                <wp:extent cx="5934710" cy="3280410"/>
                <wp:effectExtent l="0" t="0" r="8890" b="0"/>
                <wp:wrapTopAndBottom/>
                <wp:docPr id="215335909" name="Group 215335909"/>
                <wp:cNvGraphicFramePr/>
                <a:graphic xmlns:a="http://schemas.openxmlformats.org/drawingml/2006/main">
                  <a:graphicData uri="http://schemas.microsoft.com/office/word/2010/wordprocessingGroup">
                    <wpg:wgp>
                      <wpg:cNvGrpSpPr/>
                      <wpg:grpSpPr>
                        <a:xfrm>
                          <a:off x="0" y="0"/>
                          <a:ext cx="5934710" cy="3280410"/>
                          <a:chOff x="0" y="0"/>
                          <a:chExt cx="5934710" cy="3280410"/>
                        </a:xfrm>
                      </wpg:grpSpPr>
                      <wpg:grpSp>
                        <wpg:cNvPr id="215335910" name="Group 215335910"/>
                        <wpg:cNvGrpSpPr/>
                        <wpg:grpSpPr>
                          <a:xfrm>
                            <a:off x="0" y="234950"/>
                            <a:ext cx="5934710" cy="3045460"/>
                            <a:chOff x="0" y="0"/>
                            <a:chExt cx="5935164" cy="3045600"/>
                          </a:xfrm>
                        </wpg:grpSpPr>
                        <pic:pic xmlns:pic="http://schemas.openxmlformats.org/drawingml/2006/picture">
                          <pic:nvPicPr>
                            <pic:cNvPr id="215335911" name="Picture 21533591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873829" y="0"/>
                              <a:ext cx="3061335" cy="3027045"/>
                            </a:xfrm>
                            <a:prstGeom prst="rect">
                              <a:avLst/>
                            </a:prstGeom>
                            <a:noFill/>
                            <a:ln>
                              <a:noFill/>
                            </a:ln>
                          </pic:spPr>
                        </pic:pic>
                        <pic:pic xmlns:pic="http://schemas.openxmlformats.org/drawingml/2006/picture">
                          <pic:nvPicPr>
                            <pic:cNvPr id="215335912" name="Picture 2153359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2920" cy="3030855"/>
                            </a:xfrm>
                            <a:prstGeom prst="rect">
                              <a:avLst/>
                            </a:prstGeom>
                            <a:noFill/>
                            <a:ln>
                              <a:noFill/>
                            </a:ln>
                          </pic:spPr>
                        </pic:pic>
                        <wpg:grpSp>
                          <wpg:cNvPr id="215335913" name="Group 215335913"/>
                          <wpg:cNvGrpSpPr/>
                          <wpg:grpSpPr>
                            <a:xfrm>
                              <a:off x="1680358" y="2933205"/>
                              <a:ext cx="2580566" cy="112395"/>
                              <a:chOff x="0" y="0"/>
                              <a:chExt cx="2580566" cy="112395"/>
                            </a:xfrm>
                          </wpg:grpSpPr>
                          <pic:pic xmlns:pic="http://schemas.openxmlformats.org/drawingml/2006/picture">
                            <pic:nvPicPr>
                              <pic:cNvPr id="215335914" name="Picture 215335914"/>
                              <pic:cNvPicPr>
                                <a:picLocks noChangeAspect="1"/>
                              </pic:cNvPicPr>
                            </pic:nvPicPr>
                            <pic:blipFill rotWithShape="1">
                              <a:blip r:embed="rId24" cstate="print">
                                <a:extLst>
                                  <a:ext uri="{28A0092B-C50C-407E-A947-70E740481C1C}">
                                    <a14:useLocalDpi xmlns:a14="http://schemas.microsoft.com/office/drawing/2010/main" val="0"/>
                                  </a:ext>
                                </a:extLst>
                              </a:blip>
                              <a:srcRect b="67756"/>
                              <a:stretch/>
                            </pic:blipFill>
                            <pic:spPr bwMode="auto">
                              <a:xfrm>
                                <a:off x="0" y="0"/>
                                <a:ext cx="906145" cy="1003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335915" name="Picture 215335915"/>
                              <pic:cNvPicPr>
                                <a:picLocks noChangeAspect="1"/>
                              </pic:cNvPicPr>
                            </pic:nvPicPr>
                            <pic:blipFill rotWithShape="1">
                              <a:blip r:embed="rId24" cstate="print">
                                <a:extLst>
                                  <a:ext uri="{28A0092B-C50C-407E-A947-70E740481C1C}">
                                    <a14:useLocalDpi xmlns:a14="http://schemas.microsoft.com/office/drawing/2010/main" val="0"/>
                                  </a:ext>
                                </a:extLst>
                              </a:blip>
                              <a:srcRect t="32268" b="39306"/>
                              <a:stretch/>
                            </pic:blipFill>
                            <pic:spPr bwMode="auto">
                              <a:xfrm>
                                <a:off x="754083" y="11875"/>
                                <a:ext cx="906145" cy="88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335916" name="Picture 215335916"/>
                              <pic:cNvPicPr>
                                <a:picLocks noChangeAspect="1"/>
                              </pic:cNvPicPr>
                            </pic:nvPicPr>
                            <pic:blipFill rotWithShape="1">
                              <a:blip r:embed="rId24" cstate="print">
                                <a:extLst>
                                  <a:ext uri="{28A0092B-C50C-407E-A947-70E740481C1C}">
                                    <a14:useLocalDpi xmlns:a14="http://schemas.microsoft.com/office/drawing/2010/main" val="0"/>
                                  </a:ext>
                                </a:extLst>
                              </a:blip>
                              <a:srcRect t="58798" b="5143"/>
                              <a:stretch/>
                            </pic:blipFill>
                            <pic:spPr bwMode="auto">
                              <a:xfrm>
                                <a:off x="1674421" y="0"/>
                                <a:ext cx="906145" cy="112395"/>
                              </a:xfrm>
                              <a:prstGeom prst="rect">
                                <a:avLst/>
                              </a:prstGeom>
                              <a:noFill/>
                              <a:ln>
                                <a:noFill/>
                              </a:ln>
                              <a:extLst>
                                <a:ext uri="{53640926-AAD7-44D8-BBD7-CCE9431645EC}">
                                  <a14:shadowObscured xmlns:a14="http://schemas.microsoft.com/office/drawing/2010/main"/>
                                </a:ext>
                              </a:extLst>
                            </pic:spPr>
                          </pic:pic>
                        </wpg:grpSp>
                      </wpg:grpSp>
                      <wps:wsp>
                        <wps:cNvPr id="215335917" name="Text Box 2"/>
                        <wps:cNvSpPr txBox="1">
                          <a:spLocks noChangeArrowheads="1"/>
                        </wps:cNvSpPr>
                        <wps:spPr bwMode="auto">
                          <a:xfrm>
                            <a:off x="400050" y="0"/>
                            <a:ext cx="2373630" cy="421640"/>
                          </a:xfrm>
                          <a:prstGeom prst="rect">
                            <a:avLst/>
                          </a:prstGeom>
                          <a:solidFill>
                            <a:srgbClr val="FFFFFF"/>
                          </a:solidFill>
                          <a:ln w="9525">
                            <a:noFill/>
                            <a:miter lim="800000"/>
                            <a:headEnd/>
                            <a:tailEnd/>
                          </a:ln>
                        </wps:spPr>
                        <wps:txbx>
                          <w:txbxContent>
                            <w:p w14:paraId="2D95EC58" w14:textId="77777777" w:rsidR="000F3D81" w:rsidRPr="003E0DA4" w:rsidRDefault="000F3D81" w:rsidP="00540DF4">
                              <w:pPr>
                                <w:jc w:val="center"/>
                                <w:rPr>
                                  <w:b/>
                                  <w:sz w:val="22"/>
                                </w:rPr>
                              </w:pPr>
                              <w:r w:rsidRPr="003E0DA4">
                                <w:rPr>
                                  <w:b/>
                                  <w:sz w:val="22"/>
                                </w:rPr>
                                <w:t xml:space="preserve">Sensible Heating Load Over the Coldest Day in </w:t>
                              </w:r>
                              <w:r>
                                <w:rPr>
                                  <w:b/>
                                  <w:sz w:val="22"/>
                                </w:rPr>
                                <w:t>of the Year</w:t>
                              </w:r>
                            </w:p>
                          </w:txbxContent>
                        </wps:txbx>
                        <wps:bodyPr rot="0" vert="horz" wrap="square" lIns="91440" tIns="45720" rIns="91440" bIns="45720" anchor="t" anchorCtr="0">
                          <a:spAutoFit/>
                        </wps:bodyPr>
                      </wps:wsp>
                      <wps:wsp>
                        <wps:cNvPr id="215335918" name="Text Box 2"/>
                        <wps:cNvSpPr txBox="1">
                          <a:spLocks noChangeArrowheads="1"/>
                        </wps:cNvSpPr>
                        <wps:spPr bwMode="auto">
                          <a:xfrm>
                            <a:off x="3276600" y="0"/>
                            <a:ext cx="2373630" cy="421640"/>
                          </a:xfrm>
                          <a:prstGeom prst="rect">
                            <a:avLst/>
                          </a:prstGeom>
                          <a:solidFill>
                            <a:srgbClr val="FFFFFF"/>
                          </a:solidFill>
                          <a:ln w="9525">
                            <a:noFill/>
                            <a:miter lim="800000"/>
                            <a:headEnd/>
                            <a:tailEnd/>
                          </a:ln>
                        </wps:spPr>
                        <wps:txbx>
                          <w:txbxContent>
                            <w:p w14:paraId="5D627975" w14:textId="77777777" w:rsidR="000F3D81" w:rsidRPr="003E0DA4" w:rsidRDefault="000F3D81" w:rsidP="00540DF4">
                              <w:pPr>
                                <w:jc w:val="center"/>
                                <w:rPr>
                                  <w:b/>
                                  <w:sz w:val="22"/>
                                </w:rPr>
                              </w:pPr>
                              <w:r w:rsidRPr="003E0DA4">
                                <w:rPr>
                                  <w:b/>
                                  <w:sz w:val="22"/>
                                </w:rPr>
                                <w:t xml:space="preserve">Sensible Cooling Load Over the </w:t>
                              </w:r>
                              <w:r>
                                <w:rPr>
                                  <w:b/>
                                  <w:sz w:val="22"/>
                                </w:rPr>
                                <w:t>Hottest</w:t>
                              </w:r>
                              <w:r w:rsidRPr="003E0DA4">
                                <w:rPr>
                                  <w:b/>
                                  <w:sz w:val="22"/>
                                </w:rPr>
                                <w:t xml:space="preserve"> Day </w:t>
                              </w:r>
                              <w:r>
                                <w:rPr>
                                  <w:b/>
                                  <w:sz w:val="22"/>
                                </w:rPr>
                                <w:t>of the Year</w:t>
                              </w:r>
                            </w:p>
                          </w:txbxContent>
                        </wps:txbx>
                        <wps:bodyPr rot="0" vert="horz" wrap="square" lIns="91440" tIns="45720" rIns="91440" bIns="45720" anchor="t" anchorCtr="0">
                          <a:spAutoFit/>
                        </wps:bodyPr>
                      </wps:wsp>
                      <wps:wsp>
                        <wps:cNvPr id="215335919" name="Text Box 2"/>
                        <wps:cNvSpPr txBox="1">
                          <a:spLocks noChangeArrowheads="1"/>
                        </wps:cNvSpPr>
                        <wps:spPr bwMode="auto">
                          <a:xfrm>
                            <a:off x="1974850" y="1397000"/>
                            <a:ext cx="807084" cy="261619"/>
                          </a:xfrm>
                          <a:prstGeom prst="rect">
                            <a:avLst/>
                          </a:prstGeom>
                          <a:noFill/>
                          <a:ln w="9525">
                            <a:noFill/>
                            <a:miter lim="800000"/>
                            <a:headEnd/>
                            <a:tailEnd/>
                          </a:ln>
                        </wps:spPr>
                        <wps:txbx>
                          <w:txbxContent>
                            <w:p w14:paraId="47CAF4CF" w14:textId="77777777" w:rsidR="000F3D81" w:rsidRPr="00944925" w:rsidRDefault="000F3D81" w:rsidP="00540DF4">
                              <w:pPr>
                                <w:jc w:val="center"/>
                                <w:rPr>
                                  <w:sz w:val="22"/>
                                </w:rPr>
                              </w:pPr>
                              <w:r>
                                <w:rPr>
                                  <w:sz w:val="22"/>
                                </w:rPr>
                                <w:t>Phoenix</w:t>
                              </w:r>
                            </w:p>
                          </w:txbxContent>
                        </wps:txbx>
                        <wps:bodyPr rot="0" vert="horz" wrap="square" lIns="91440" tIns="45720" rIns="91440" bIns="45720" anchor="t" anchorCtr="0">
                          <a:spAutoFit/>
                        </wps:bodyPr>
                      </wps:wsp>
                      <wps:wsp>
                        <wps:cNvPr id="215335921" name="Text Box 2"/>
                        <wps:cNvSpPr txBox="1">
                          <a:spLocks noChangeArrowheads="1"/>
                        </wps:cNvSpPr>
                        <wps:spPr bwMode="auto">
                          <a:xfrm>
                            <a:off x="3175000" y="1377950"/>
                            <a:ext cx="807084" cy="261619"/>
                          </a:xfrm>
                          <a:prstGeom prst="rect">
                            <a:avLst/>
                          </a:prstGeom>
                          <a:noFill/>
                          <a:ln w="9525">
                            <a:noFill/>
                            <a:miter lim="800000"/>
                            <a:headEnd/>
                            <a:tailEnd/>
                          </a:ln>
                        </wps:spPr>
                        <wps:txbx>
                          <w:txbxContent>
                            <w:p w14:paraId="3D062EC5" w14:textId="77777777" w:rsidR="000F3D81" w:rsidRPr="00944925" w:rsidRDefault="000F3D81" w:rsidP="00540DF4">
                              <w:pPr>
                                <w:jc w:val="center"/>
                                <w:rPr>
                                  <w:sz w:val="22"/>
                                </w:rPr>
                              </w:pPr>
                              <w:r>
                                <w:rPr>
                                  <w:sz w:val="22"/>
                                </w:rPr>
                                <w:t>Phoenix</w:t>
                              </w:r>
                            </w:p>
                          </w:txbxContent>
                        </wps:txbx>
                        <wps:bodyPr rot="0" vert="horz" wrap="square" lIns="91440" tIns="45720" rIns="91440" bIns="45720" anchor="t" anchorCtr="0">
                          <a:spAutoFit/>
                        </wps:bodyPr>
                      </wps:wsp>
                      <wps:wsp>
                        <wps:cNvPr id="215335923" name="Text Box 2"/>
                        <wps:cNvSpPr txBox="1">
                          <a:spLocks noChangeArrowheads="1"/>
                        </wps:cNvSpPr>
                        <wps:spPr bwMode="auto">
                          <a:xfrm>
                            <a:off x="1936750" y="469900"/>
                            <a:ext cx="807084" cy="261619"/>
                          </a:xfrm>
                          <a:prstGeom prst="rect">
                            <a:avLst/>
                          </a:prstGeom>
                          <a:noFill/>
                          <a:ln w="9525">
                            <a:noFill/>
                            <a:miter lim="800000"/>
                            <a:headEnd/>
                            <a:tailEnd/>
                          </a:ln>
                        </wps:spPr>
                        <wps:txbx>
                          <w:txbxContent>
                            <w:p w14:paraId="117BF0A9" w14:textId="77777777" w:rsidR="000F3D81" w:rsidRPr="00944925" w:rsidRDefault="000F3D81" w:rsidP="00540DF4">
                              <w:pPr>
                                <w:jc w:val="center"/>
                                <w:rPr>
                                  <w:sz w:val="22"/>
                                </w:rPr>
                              </w:pPr>
                              <w:r>
                                <w:rPr>
                                  <w:sz w:val="22"/>
                                </w:rPr>
                                <w:t>Boston</w:t>
                              </w:r>
                            </w:p>
                          </w:txbxContent>
                        </wps:txbx>
                        <wps:bodyPr rot="0" vert="horz" wrap="square" lIns="91440" tIns="45720" rIns="91440" bIns="45720" anchor="t" anchorCtr="0">
                          <a:spAutoFit/>
                        </wps:bodyPr>
                      </wps:wsp>
                      <wps:wsp>
                        <wps:cNvPr id="215335924" name="Text Box 2"/>
                        <wps:cNvSpPr txBox="1">
                          <a:spLocks noChangeArrowheads="1"/>
                        </wps:cNvSpPr>
                        <wps:spPr bwMode="auto">
                          <a:xfrm>
                            <a:off x="3143250" y="450850"/>
                            <a:ext cx="807084" cy="261619"/>
                          </a:xfrm>
                          <a:prstGeom prst="rect">
                            <a:avLst/>
                          </a:prstGeom>
                          <a:noFill/>
                          <a:ln w="9525">
                            <a:noFill/>
                            <a:miter lim="800000"/>
                            <a:headEnd/>
                            <a:tailEnd/>
                          </a:ln>
                        </wps:spPr>
                        <wps:txbx>
                          <w:txbxContent>
                            <w:p w14:paraId="68A98BF0" w14:textId="77777777" w:rsidR="000F3D81" w:rsidRPr="00944925" w:rsidRDefault="000F3D81" w:rsidP="00540DF4">
                              <w:pPr>
                                <w:jc w:val="center"/>
                                <w:rPr>
                                  <w:sz w:val="22"/>
                                </w:rPr>
                              </w:pPr>
                              <w:r>
                                <w:rPr>
                                  <w:sz w:val="22"/>
                                </w:rPr>
                                <w:t>Boston</w:t>
                              </w:r>
                            </w:p>
                          </w:txbxContent>
                        </wps:txbx>
                        <wps:bodyPr rot="0" vert="horz" wrap="square" lIns="91440" tIns="45720" rIns="91440" bIns="45720" anchor="t" anchorCtr="0">
                          <a:spAutoFit/>
                        </wps:bodyPr>
                      </wps:wsp>
                      <wps:wsp>
                        <wps:cNvPr id="215335925" name="Text Box 2"/>
                        <wps:cNvSpPr txBox="1">
                          <a:spLocks noChangeArrowheads="1"/>
                        </wps:cNvSpPr>
                        <wps:spPr bwMode="auto">
                          <a:xfrm>
                            <a:off x="1924050" y="2260600"/>
                            <a:ext cx="895984" cy="261619"/>
                          </a:xfrm>
                          <a:prstGeom prst="rect">
                            <a:avLst/>
                          </a:prstGeom>
                          <a:noFill/>
                          <a:ln w="9525">
                            <a:noFill/>
                            <a:miter lim="800000"/>
                            <a:headEnd/>
                            <a:tailEnd/>
                          </a:ln>
                        </wps:spPr>
                        <wps:txbx>
                          <w:txbxContent>
                            <w:p w14:paraId="4CD13D12" w14:textId="77777777" w:rsidR="000F3D81" w:rsidRPr="00944925" w:rsidRDefault="000F3D81" w:rsidP="00540DF4">
                              <w:pPr>
                                <w:jc w:val="center"/>
                                <w:rPr>
                                  <w:sz w:val="22"/>
                                </w:rPr>
                              </w:pPr>
                              <w:r>
                                <w:rPr>
                                  <w:sz w:val="22"/>
                                </w:rPr>
                                <w:t>Sacramento</w:t>
                              </w:r>
                            </w:p>
                          </w:txbxContent>
                        </wps:txbx>
                        <wps:bodyPr rot="0" vert="horz" wrap="square" lIns="91440" tIns="45720" rIns="91440" bIns="45720" anchor="t" anchorCtr="0">
                          <a:spAutoFit/>
                        </wps:bodyPr>
                      </wps:wsp>
                      <wps:wsp>
                        <wps:cNvPr id="215335926" name="Text Box 2"/>
                        <wps:cNvSpPr txBox="1">
                          <a:spLocks noChangeArrowheads="1"/>
                        </wps:cNvSpPr>
                        <wps:spPr bwMode="auto">
                          <a:xfrm>
                            <a:off x="3213100" y="2311400"/>
                            <a:ext cx="915034" cy="261619"/>
                          </a:xfrm>
                          <a:prstGeom prst="rect">
                            <a:avLst/>
                          </a:prstGeom>
                          <a:noFill/>
                          <a:ln w="9525">
                            <a:noFill/>
                            <a:miter lim="800000"/>
                            <a:headEnd/>
                            <a:tailEnd/>
                          </a:ln>
                        </wps:spPr>
                        <wps:txbx>
                          <w:txbxContent>
                            <w:p w14:paraId="0CD250CB" w14:textId="77777777" w:rsidR="000F3D81" w:rsidRPr="00944925" w:rsidRDefault="000F3D81" w:rsidP="00540DF4">
                              <w:pPr>
                                <w:jc w:val="center"/>
                                <w:rPr>
                                  <w:sz w:val="22"/>
                                </w:rPr>
                              </w:pPr>
                              <w:r>
                                <w:rPr>
                                  <w:sz w:val="22"/>
                                </w:rPr>
                                <w:t>Sacramento</w:t>
                              </w:r>
                            </w:p>
                          </w:txbxContent>
                        </wps:txbx>
                        <wps:bodyPr rot="0" vert="horz" wrap="square" lIns="91440" tIns="45720" rIns="91440" bIns="45720" anchor="t" anchorCtr="0">
                          <a:spAutoFit/>
                        </wps:bodyPr>
                      </wps:wsp>
                    </wpg:wgp>
                  </a:graphicData>
                </a:graphic>
              </wp:anchor>
            </w:drawing>
          </mc:Choice>
          <mc:Fallback>
            <w:pict>
              <v:group w14:anchorId="44AAC3C6" id="Group 215335909" o:spid="_x0000_s1043" style="position:absolute;left:0;text-align:left;margin-left:416.1pt;margin-top:74.2pt;width:467.3pt;height:258.3pt;z-index:251680256;mso-position-horizontal:right;mso-position-horizontal-relative:margin" coordsize="59347,32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">
                <v:group id="Group 215335910" o:spid="_x0000_s1044" style="position:absolute;top:2349;width:59347;height:30455" coordsize="59351,3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">
                  <v:shape id="Picture 215335911" o:spid="_x0000_s1045" type="#_x0000_t75" style="position:absolute;left:28738;width:30613;height:30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">
                    <v:imagedata r:id="rId25" o:title=""/>
                  </v:shape>
                  <v:shape id="Picture 215335912" o:spid="_x0000_s1046" type="#_x0000_t75" style="position:absolute;width:30429;height:30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">
                    <v:imagedata r:id="rId26" o:title=""/>
                  </v:shape>
                  <v:group id="Group 215335913" o:spid="_x0000_s1047" style="position:absolute;left:16803;top:29332;width:25806;height:1124" coordsize="25805,1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">
                    <v:shape id="Picture 215335914" o:spid="_x0000_s1048" type="#_x0000_t75" style="position:absolute;width:9061;height:1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">
                      <v:imagedata r:id="rId27" o:title="" cropbottom="44405f"/>
                    </v:shape>
                    <v:shape id="Picture 215335915" o:spid="_x0000_s1049" type="#_x0000_t75" style="position:absolute;left:7540;top:118;width:906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">
                      <v:imagedata r:id="rId27" o:title="" croptop="21147f" cropbottom="25760f"/>
                    </v:shape>
                    <v:shape id="Picture 215335916" o:spid="_x0000_s1050" type="#_x0000_t75" style="position:absolute;left:16744;width:9061;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">
                      <v:imagedata r:id="rId27" o:title="" croptop="38534f" cropbottom="3371f"/>
                    </v:shape>
                  </v:group>
                </v:group>
                <v:shape id="Text Box 2" o:spid="_x0000_s1051" type="#_x0000_t202" style="position:absolute;left:4000;width:23736;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" stroked="f">
                  <v:textbox style="mso-fit-shape-to-text:t">
                    <w:txbxContent>
                      <w:p w14:paraId="2D95EC58" w14:textId="77777777" w:rsidR="000F3D81" w:rsidRPr="003E0DA4" w:rsidRDefault="000F3D81" w:rsidP="00540DF4">
                        <w:pPr>
                          <w:jc w:val="center"/>
                          <w:rPr>
                            <w:b/>
                            <w:sz w:val="22"/>
                          </w:rPr>
                        </w:pPr>
                        <w:r w:rsidRPr="003E0DA4">
                          <w:rPr>
                            <w:b/>
                            <w:sz w:val="22"/>
                          </w:rPr>
                          <w:t xml:space="preserve">Sensible Heating Load Over the Coldest Day in </w:t>
                        </w:r>
                        <w:r>
                          <w:rPr>
                            <w:b/>
                            <w:sz w:val="22"/>
                          </w:rPr>
                          <w:t>of the Year</w:t>
                        </w:r>
                      </w:p>
                    </w:txbxContent>
                  </v:textbox>
                </v:shape>
                <v:shape id="Text Box 2" o:spid="_x0000_s1052" type="#_x0000_t202" style="position:absolute;left:32766;width:23736;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" stroked="f">
                  <v:textbox style="mso-fit-shape-to-text:t">
                    <w:txbxContent>
                      <w:p w14:paraId="5D627975" w14:textId="77777777" w:rsidR="000F3D81" w:rsidRPr="003E0DA4" w:rsidRDefault="000F3D81" w:rsidP="00540DF4">
                        <w:pPr>
                          <w:jc w:val="center"/>
                          <w:rPr>
                            <w:b/>
                            <w:sz w:val="22"/>
                          </w:rPr>
                        </w:pPr>
                        <w:r w:rsidRPr="003E0DA4">
                          <w:rPr>
                            <w:b/>
                            <w:sz w:val="22"/>
                          </w:rPr>
                          <w:t xml:space="preserve">Sensible Cooling Load Over the </w:t>
                        </w:r>
                        <w:r>
                          <w:rPr>
                            <w:b/>
                            <w:sz w:val="22"/>
                          </w:rPr>
                          <w:t>Hottest</w:t>
                        </w:r>
                        <w:r w:rsidRPr="003E0DA4">
                          <w:rPr>
                            <w:b/>
                            <w:sz w:val="22"/>
                          </w:rPr>
                          <w:t xml:space="preserve"> Day </w:t>
                        </w:r>
                        <w:r>
                          <w:rPr>
                            <w:b/>
                            <w:sz w:val="22"/>
                          </w:rPr>
                          <w:t>of the Year</w:t>
                        </w:r>
                      </w:p>
                    </w:txbxContent>
                  </v:textbox>
                </v:shape>
                <v:shape id="Text Box 2" o:spid="_x0000_s1053" type="#_x0000_t202" style="position:absolute;left:19748;top:13970;width:8071;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" filled="f" stroked="f">
                  <v:textbox style="mso-fit-shape-to-text:t">
                    <w:txbxContent>
                      <w:p w14:paraId="47CAF4CF" w14:textId="77777777" w:rsidR="000F3D81" w:rsidRPr="00944925" w:rsidRDefault="000F3D81" w:rsidP="00540DF4">
                        <w:pPr>
                          <w:jc w:val="center"/>
                          <w:rPr>
                            <w:sz w:val="22"/>
                          </w:rPr>
                        </w:pPr>
                        <w:r>
                          <w:rPr>
                            <w:sz w:val="22"/>
                          </w:rPr>
                          <w:t>Phoenix</w:t>
                        </w:r>
                      </w:p>
                    </w:txbxContent>
                  </v:textbox>
                </v:shape>
                <v:shape id="Text Box 2" o:spid="_x0000_s1054" type="#_x0000_t202" style="position:absolute;left:31750;top:13779;width:8070;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" filled="f" stroked="f">
                  <v:textbox style="mso-fit-shape-to-text:t">
                    <w:txbxContent>
                      <w:p w14:paraId="3D062EC5" w14:textId="77777777" w:rsidR="000F3D81" w:rsidRPr="00944925" w:rsidRDefault="000F3D81" w:rsidP="00540DF4">
                        <w:pPr>
                          <w:jc w:val="center"/>
                          <w:rPr>
                            <w:sz w:val="22"/>
                          </w:rPr>
                        </w:pPr>
                        <w:r>
                          <w:rPr>
                            <w:sz w:val="22"/>
                          </w:rPr>
                          <w:t>Phoenix</w:t>
                        </w:r>
                      </w:p>
                    </w:txbxContent>
                  </v:textbox>
                </v:shape>
                <v:shape id="Text Box 2" o:spid="_x0000_s1055" type="#_x0000_t202" style="position:absolute;left:19367;top:4699;width:8071;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" filled="f" stroked="f">
                  <v:textbox style="mso-fit-shape-to-text:t">
                    <w:txbxContent>
                      <w:p w14:paraId="117BF0A9" w14:textId="77777777" w:rsidR="000F3D81" w:rsidRPr="00944925" w:rsidRDefault="000F3D81" w:rsidP="00540DF4">
                        <w:pPr>
                          <w:jc w:val="center"/>
                          <w:rPr>
                            <w:sz w:val="22"/>
                          </w:rPr>
                        </w:pPr>
                        <w:r>
                          <w:rPr>
                            <w:sz w:val="22"/>
                          </w:rPr>
                          <w:t>Boston</w:t>
                        </w:r>
                      </w:p>
                    </w:txbxContent>
                  </v:textbox>
                </v:shape>
                <v:shape id="Text Box 2" o:spid="_x0000_s1056" type="#_x0000_t202" style="position:absolute;left:31432;top:4508;width:8071;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" filled="f" stroked="f">
                  <v:textbox style="mso-fit-shape-to-text:t">
                    <w:txbxContent>
                      <w:p w14:paraId="68A98BF0" w14:textId="77777777" w:rsidR="000F3D81" w:rsidRPr="00944925" w:rsidRDefault="000F3D81" w:rsidP="00540DF4">
                        <w:pPr>
                          <w:jc w:val="center"/>
                          <w:rPr>
                            <w:sz w:val="22"/>
                          </w:rPr>
                        </w:pPr>
                        <w:r>
                          <w:rPr>
                            <w:sz w:val="22"/>
                          </w:rPr>
                          <w:t>Boston</w:t>
                        </w:r>
                      </w:p>
                    </w:txbxContent>
                  </v:textbox>
                </v:shape>
                <v:shape id="Text Box 2" o:spid="_x0000_s1057" type="#_x0000_t202" style="position:absolute;left:19240;top:22606;width:8960;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" filled="f" stroked="f">
                  <v:textbox style="mso-fit-shape-to-text:t">
                    <w:txbxContent>
                      <w:p w14:paraId="4CD13D12" w14:textId="77777777" w:rsidR="000F3D81" w:rsidRPr="00944925" w:rsidRDefault="000F3D81" w:rsidP="00540DF4">
                        <w:pPr>
                          <w:jc w:val="center"/>
                          <w:rPr>
                            <w:sz w:val="22"/>
                          </w:rPr>
                        </w:pPr>
                        <w:r>
                          <w:rPr>
                            <w:sz w:val="22"/>
                          </w:rPr>
                          <w:t>Sacramento</w:t>
                        </w:r>
                      </w:p>
                    </w:txbxContent>
                  </v:textbox>
                </v:shape>
                <v:shape id="Text Box 2" o:spid="_x0000_s1058" type="#_x0000_t202" style="position:absolute;left:32131;top:23114;width:9150;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" filled="f" stroked="f">
                  <v:textbox style="mso-fit-shape-to-text:t">
                    <w:txbxContent>
                      <w:p w14:paraId="0CD250CB" w14:textId="77777777" w:rsidR="000F3D81" w:rsidRPr="00944925" w:rsidRDefault="000F3D81" w:rsidP="00540DF4">
                        <w:pPr>
                          <w:jc w:val="center"/>
                          <w:rPr>
                            <w:sz w:val="22"/>
                          </w:rPr>
                        </w:pPr>
                        <w:r>
                          <w:rPr>
                            <w:sz w:val="22"/>
                          </w:rPr>
                          <w:t>Sacramento</w:t>
                        </w:r>
                      </w:p>
                    </w:txbxContent>
                  </v:textbox>
                </v:shape>
                <w10:wrap type="topAndBottom" anchorx="margin"/>
              </v:group>
            </w:pict>
          </mc:Fallback>
        </mc:AlternateContent>
      </w:r>
      <w:r>
        <w:rPr>
          <w:sz w:val="24"/>
          <w:szCs w:val="22"/>
        </w:rPr>
        <w:fldChar w:fldCharType="begin"/>
      </w:r>
      <w:r>
        <w:rPr>
          <w:sz w:val="22"/>
          <w:szCs w:val="22"/>
        </w:rPr>
        <w:instrText xml:space="preserve"> REF _Ref522525300 \h </w:instrText>
      </w:r>
      <w:r>
        <w:rPr>
          <w:sz w:val="24"/>
          <w:szCs w:val="22"/>
        </w:rPr>
      </w:r>
      <w:r>
        <w:rPr>
          <w:sz w:val="24"/>
          <w:szCs w:val="22"/>
        </w:rPr>
        <w:fldChar w:fldCharType="separate"/>
      </w:r>
      <w:r w:rsidR="00C841E0" w:rsidRPr="00540DF4">
        <w:rPr>
          <w:sz w:val="22"/>
        </w:rPr>
        <w:t xml:space="preserve">Figure </w:t>
      </w:r>
      <w:r w:rsidR="00C841E0" w:rsidRPr="00540DF4">
        <w:rPr>
          <w:noProof/>
          <w:sz w:val="22"/>
        </w:rPr>
        <w:t>7</w:t>
      </w:r>
      <w:r>
        <w:rPr>
          <w:sz w:val="24"/>
          <w:szCs w:val="22"/>
        </w:rPr>
        <w:fldChar w:fldCharType="end"/>
      </w:r>
      <w:r>
        <w:rPr>
          <w:sz w:val="22"/>
          <w:szCs w:val="22"/>
        </w:rPr>
        <w:t xml:space="preserve"> the shows how the energy cost patterns </w:t>
      </w:r>
      <w:r w:rsidRPr="00632B48">
        <w:rPr>
          <w:sz w:val="22"/>
          <w:szCs w:val="22"/>
        </w:rPr>
        <w:t>from</w:t>
      </w:r>
      <w:r w:rsidR="00383224">
        <w:rPr>
          <w:sz w:val="22"/>
          <w:szCs w:val="22"/>
        </w:rPr>
        <w:t xml:space="preserve"> </w:t>
      </w:r>
      <w:r w:rsidR="00383224">
        <w:rPr>
          <w:sz w:val="22"/>
          <w:szCs w:val="22"/>
        </w:rPr>
        <w:fldChar w:fldCharType="begin"/>
      </w:r>
      <w:r w:rsidR="00383224">
        <w:rPr>
          <w:sz w:val="22"/>
          <w:szCs w:val="22"/>
        </w:rPr>
        <w:instrText xml:space="preserve"> REF _Ref522130396 \h </w:instrText>
      </w:r>
      <w:r w:rsidR="00383224">
        <w:rPr>
          <w:sz w:val="22"/>
          <w:szCs w:val="22"/>
        </w:rPr>
      </w:r>
      <w:r w:rsidR="00383224">
        <w:rPr>
          <w:sz w:val="22"/>
          <w:szCs w:val="22"/>
        </w:rPr>
        <w:fldChar w:fldCharType="separate"/>
      </w:r>
      <w:r w:rsidR="00383224" w:rsidRPr="007B42A5">
        <w:rPr>
          <w:sz w:val="22"/>
          <w:szCs w:val="22"/>
        </w:rPr>
        <w:t xml:space="preserve">Table </w:t>
      </w:r>
      <w:r w:rsidR="00383224">
        <w:rPr>
          <w:noProof/>
          <w:sz w:val="22"/>
          <w:szCs w:val="22"/>
        </w:rPr>
        <w:t>8</w:t>
      </w:r>
      <w:r w:rsidR="00383224">
        <w:rPr>
          <w:sz w:val="22"/>
          <w:szCs w:val="22"/>
        </w:rPr>
        <w:fldChar w:fldCharType="end"/>
      </w:r>
      <w:r w:rsidR="00383224">
        <w:rPr>
          <w:sz w:val="22"/>
          <w:szCs w:val="22"/>
        </w:rPr>
        <w:t xml:space="preserve"> </w:t>
      </w:r>
      <w:r>
        <w:rPr>
          <w:sz w:val="22"/>
          <w:szCs w:val="22"/>
        </w:rPr>
        <w:t xml:space="preserve">can be attributed the </w:t>
      </w:r>
      <w:r w:rsidR="00383224">
        <w:rPr>
          <w:sz w:val="22"/>
          <w:szCs w:val="22"/>
        </w:rPr>
        <w:t>different characteristics</w:t>
      </w:r>
      <w:r>
        <w:rPr>
          <w:sz w:val="22"/>
          <w:szCs w:val="22"/>
        </w:rPr>
        <w:t xml:space="preserve"> of the CLT </w:t>
      </w:r>
      <w:r w:rsidR="00C7352B">
        <w:rPr>
          <w:sz w:val="22"/>
          <w:szCs w:val="22"/>
        </w:rPr>
        <w:t>single-family</w:t>
      </w:r>
      <w:r>
        <w:rPr>
          <w:sz w:val="22"/>
          <w:szCs w:val="22"/>
        </w:rPr>
        <w:t xml:space="preserve"> homes. It plots the sensible heating rate during the coldest day of year in each location and the sensible cooling rate during the hottest day of the year over their respective </w:t>
      </w:r>
      <w:r w:rsidR="004F52C1">
        <w:rPr>
          <w:sz w:val="22"/>
          <w:szCs w:val="22"/>
        </w:rPr>
        <w:t>24-hour</w:t>
      </w:r>
      <w:r>
        <w:rPr>
          <w:sz w:val="22"/>
          <w:szCs w:val="22"/>
        </w:rPr>
        <w:t xml:space="preserve"> periods in each city. </w:t>
      </w:r>
    </w:p>
    <w:p w14:paraId="3EBDF570" w14:textId="77777777" w:rsidR="00B32C55" w:rsidRPr="007B42A5" w:rsidRDefault="00B32C55">
      <w:pPr>
        <w:spacing w:line="285" w:lineRule="auto"/>
        <w:jc w:val="both"/>
        <w:rPr>
          <w:sz w:val="22"/>
          <w:szCs w:val="22"/>
        </w:rPr>
      </w:pPr>
    </w:p>
    <w:p w14:paraId="187D8F86" w14:textId="3311185A" w:rsidR="00B32C55" w:rsidRPr="007B42A5" w:rsidRDefault="00CE4ED8">
      <w:pPr>
        <w:spacing w:line="285" w:lineRule="auto"/>
        <w:jc w:val="both"/>
        <w:rPr>
          <w:sz w:val="22"/>
          <w:szCs w:val="22"/>
        </w:rPr>
      </w:pPr>
      <w:r w:rsidRPr="007B42A5">
        <w:rPr>
          <w:sz w:val="22"/>
          <w:szCs w:val="22"/>
        </w:rPr>
        <w:t>The sensible heating rate plots suggest that the improved heating performance of the CLT homes is almost entirely attributable to reduced infiltration. In Boston, the coldest city, the CLT home with a high infiltration reduces heating energy by only 4% compared to the reference home, as opposed to 36% for the low infiltration CLT home. Given the high cost of CLT constructions, this result suggests that air tightening retrofit solutions might achieve similar levels of heating energy reduction, and for a fraction of the cost. A</w:t>
      </w:r>
      <w:r w:rsidR="00EA64A1" w:rsidRPr="007B42A5">
        <w:rPr>
          <w:sz w:val="22"/>
          <w:szCs w:val="22"/>
        </w:rPr>
        <w:t>nother</w:t>
      </w:r>
      <w:r w:rsidRPr="007B42A5">
        <w:rPr>
          <w:sz w:val="22"/>
          <w:szCs w:val="22"/>
        </w:rPr>
        <w:t xml:space="preserve"> study, for instance, found that simple, inexpensive modificati</w:t>
      </w:r>
      <w:r w:rsidR="0015592A">
        <w:rPr>
          <w:sz w:val="22"/>
          <w:szCs w:val="22"/>
        </w:rPr>
        <w:t xml:space="preserve">ons to the envelope of a </w:t>
      </w:r>
      <w:r w:rsidR="00C7352B">
        <w:rPr>
          <w:sz w:val="22"/>
          <w:szCs w:val="22"/>
        </w:rPr>
        <w:t>single-family</w:t>
      </w:r>
      <w:r w:rsidRPr="007B42A5">
        <w:rPr>
          <w:sz w:val="22"/>
          <w:szCs w:val="22"/>
        </w:rPr>
        <w:t xml:space="preserve"> home reduced the</w:t>
      </w:r>
      <w:r w:rsidR="00833EC4" w:rsidRPr="007B42A5">
        <w:rPr>
          <w:sz w:val="22"/>
          <w:szCs w:val="22"/>
        </w:rPr>
        <w:t xml:space="preserve"> energy consumption of a </w:t>
      </w:r>
      <w:r w:rsidR="00C7352B">
        <w:rPr>
          <w:sz w:val="22"/>
          <w:szCs w:val="22"/>
        </w:rPr>
        <w:t>single-family</w:t>
      </w:r>
      <w:r w:rsidRPr="007B42A5">
        <w:rPr>
          <w:sz w:val="22"/>
          <w:szCs w:val="22"/>
        </w:rPr>
        <w:t xml:space="preserve"> home by half of what the simulated CLT constructions manage </w:t>
      </w:r>
      <w:r w:rsidR="00C00371" w:rsidRPr="007B42A5">
        <w:t>[23</w:t>
      </w:r>
      <w:r w:rsidRPr="007B42A5">
        <w:t>]</w:t>
      </w:r>
      <w:r w:rsidRPr="007B42A5">
        <w:rPr>
          <w:sz w:val="22"/>
          <w:szCs w:val="22"/>
        </w:rPr>
        <w:t>.</w:t>
      </w:r>
    </w:p>
    <w:p w14:paraId="23F7C63F" w14:textId="77777777" w:rsidR="00B32C55" w:rsidRPr="007B42A5" w:rsidRDefault="00B32C55">
      <w:pPr>
        <w:spacing w:line="285" w:lineRule="auto"/>
        <w:jc w:val="both"/>
        <w:rPr>
          <w:sz w:val="22"/>
          <w:szCs w:val="22"/>
        </w:rPr>
      </w:pPr>
    </w:p>
    <w:p w14:paraId="737D2C0F" w14:textId="73227A2A" w:rsidR="00B32C55" w:rsidRPr="007B42A5" w:rsidRDefault="00CE4ED8">
      <w:pPr>
        <w:spacing w:line="285" w:lineRule="auto"/>
        <w:jc w:val="both"/>
        <w:rPr>
          <w:sz w:val="22"/>
          <w:szCs w:val="22"/>
        </w:rPr>
      </w:pPr>
      <w:r w:rsidRPr="007B42A5">
        <w:rPr>
          <w:sz w:val="22"/>
          <w:szCs w:val="22"/>
        </w:rPr>
        <w:t xml:space="preserve">The plots of sensible cooling rate show that in all 3 locations, the cooling rate of the CLT house with 7 ACH50 infiltration is about half way between the cooling rate of the reference house and that of the CLT house with 2 ACH50 infiltration during the day. However, during the night, the cooling rates of the 2 CLT models are very similar. This indicates that despite energy savings generated during the day, the added thermal mass of the CLT incurs an energy penalty because extra cooling is need at night to remove heat gained during the day from the CLT and meet the cooling setpoint. Surprisingly, however, peak cooling rate reduction is the nearly the same as annual cooling energy reduction, between 15% and 20%, despite the energy penalty. In fact, CLT reduces the cooling rate by 15% to 20% throughout the day. This suggests that energy penalty is negligible. </w:t>
      </w:r>
      <w:r w:rsidR="00821117" w:rsidRPr="007B42A5">
        <w:rPr>
          <w:sz w:val="22"/>
          <w:szCs w:val="22"/>
        </w:rPr>
        <w:fldChar w:fldCharType="begin"/>
      </w:r>
      <w:r w:rsidR="00821117" w:rsidRPr="007B42A5">
        <w:rPr>
          <w:sz w:val="22"/>
          <w:szCs w:val="22"/>
        </w:rPr>
        <w:instrText xml:space="preserve"> REF _Ref522130538 \h </w:instrText>
      </w:r>
      <w:r w:rsidR="00821117" w:rsidRPr="007B42A5">
        <w:rPr>
          <w:sz w:val="22"/>
          <w:szCs w:val="22"/>
        </w:rPr>
      </w:r>
      <w:r w:rsidR="00821117" w:rsidRPr="007B42A5">
        <w:rPr>
          <w:sz w:val="22"/>
          <w:szCs w:val="22"/>
        </w:rPr>
        <w:fldChar w:fldCharType="separate"/>
      </w:r>
      <w:r w:rsidR="00C841E0" w:rsidRPr="007B42A5">
        <w:rPr>
          <w:sz w:val="22"/>
          <w:szCs w:val="22"/>
          <w:rPrChange w:id="44" w:author="Eric S" w:date="2018-08-15T16:57:00Z">
            <w:rPr/>
          </w:rPrChange>
        </w:rPr>
        <w:t xml:space="preserve">Table </w:t>
      </w:r>
      <w:r w:rsidR="00C841E0">
        <w:rPr>
          <w:noProof/>
          <w:sz w:val="22"/>
          <w:szCs w:val="22"/>
        </w:rPr>
        <w:t>9</w:t>
      </w:r>
      <w:r w:rsidR="00821117" w:rsidRPr="007B42A5">
        <w:rPr>
          <w:sz w:val="22"/>
          <w:szCs w:val="22"/>
        </w:rPr>
        <w:fldChar w:fldCharType="end"/>
      </w:r>
      <w:r w:rsidR="00821117" w:rsidRPr="007B42A5">
        <w:rPr>
          <w:sz w:val="22"/>
          <w:szCs w:val="22"/>
        </w:rPr>
        <w:t xml:space="preserve"> </w:t>
      </w:r>
      <w:r w:rsidRPr="007B42A5">
        <w:rPr>
          <w:sz w:val="22"/>
          <w:szCs w:val="22"/>
        </w:rPr>
        <w:t xml:space="preserve">shows that the relationships in the heating rate and cooling rate </w:t>
      </w:r>
      <w:r w:rsidRPr="007B42A5">
        <w:rPr>
          <w:sz w:val="22"/>
          <w:szCs w:val="22"/>
        </w:rPr>
        <w:lastRenderedPageBreak/>
        <w:t xml:space="preserve">plots are true in all </w:t>
      </w:r>
      <w:r w:rsidR="00C841E0">
        <w:rPr>
          <w:sz w:val="22"/>
          <w:szCs w:val="22"/>
        </w:rPr>
        <w:t>three</w:t>
      </w:r>
      <w:r w:rsidRPr="007B42A5">
        <w:rPr>
          <w:sz w:val="22"/>
          <w:szCs w:val="22"/>
        </w:rPr>
        <w:t xml:space="preserve"> cities and lists clarifying information regarding the conditions of each city over the days appearing in the plots.</w:t>
      </w:r>
    </w:p>
    <w:p w14:paraId="37E094D6" w14:textId="00CF3C66" w:rsidR="00B32C55" w:rsidRPr="007B42A5" w:rsidRDefault="00B32C55">
      <w:pPr>
        <w:spacing w:line="285" w:lineRule="auto"/>
        <w:jc w:val="both"/>
        <w:rPr>
          <w:sz w:val="22"/>
          <w:szCs w:val="22"/>
          <w:highlight w:val="yellow"/>
        </w:rPr>
      </w:pPr>
    </w:p>
    <w:p w14:paraId="3DBAB115" w14:textId="77777777" w:rsidR="00B32C55" w:rsidRPr="007B42A5" w:rsidRDefault="00B32C55">
      <w:pPr>
        <w:spacing w:line="285" w:lineRule="auto"/>
        <w:jc w:val="both"/>
        <w:rPr>
          <w:sz w:val="22"/>
          <w:szCs w:val="22"/>
          <w:highlight w:val="yellow"/>
        </w:rPr>
      </w:pPr>
    </w:p>
    <w:p w14:paraId="3E283637" w14:textId="1B164455" w:rsidR="00B32C55" w:rsidRPr="007B42A5" w:rsidRDefault="00B32C55">
      <w:pPr>
        <w:keepNext/>
        <w:pBdr>
          <w:top w:val="nil"/>
          <w:left w:val="nil"/>
          <w:bottom w:val="nil"/>
          <w:right w:val="nil"/>
          <w:between w:val="nil"/>
        </w:pBdr>
        <w:spacing w:after="120"/>
        <w:jc w:val="center"/>
        <w:rPr>
          <w:i/>
          <w:sz w:val="22"/>
          <w:szCs w:val="22"/>
        </w:rPr>
      </w:pPr>
      <w:bookmarkStart w:id="45" w:name="_3rdcrjn" w:colFirst="0" w:colLast="0"/>
      <w:bookmarkEnd w:id="45"/>
    </w:p>
    <w:tbl>
      <w:tblPr>
        <w:tblStyle w:val="aa"/>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2"/>
        <w:gridCol w:w="1353"/>
        <w:gridCol w:w="1350"/>
        <w:gridCol w:w="1530"/>
        <w:gridCol w:w="1434"/>
        <w:gridCol w:w="1356"/>
        <w:gridCol w:w="1400"/>
      </w:tblGrid>
      <w:tr w:rsidR="00B32C55" w:rsidRPr="007B42A5" w14:paraId="4E22CBB3" w14:textId="77777777">
        <w:trPr>
          <w:trHeight w:val="600"/>
        </w:trPr>
        <w:tc>
          <w:tcPr>
            <w:tcW w:w="1072" w:type="dxa"/>
            <w:vMerge w:val="restart"/>
            <w:shd w:val="clear" w:color="auto" w:fill="auto"/>
            <w:tcMar>
              <w:top w:w="10" w:type="dxa"/>
              <w:left w:w="10" w:type="dxa"/>
              <w:bottom w:w="0" w:type="dxa"/>
              <w:right w:w="10" w:type="dxa"/>
            </w:tcMar>
            <w:vAlign w:val="bottom"/>
          </w:tcPr>
          <w:p w14:paraId="27B4AFAD" w14:textId="77777777" w:rsidR="00B32C55" w:rsidRPr="007B42A5" w:rsidRDefault="00CE4ED8">
            <w:pPr>
              <w:spacing w:line="285" w:lineRule="auto"/>
              <w:jc w:val="center"/>
              <w:rPr>
                <w:sz w:val="22"/>
                <w:szCs w:val="22"/>
              </w:rPr>
            </w:pPr>
            <w:r w:rsidRPr="007B42A5">
              <w:rPr>
                <w:sz w:val="22"/>
                <w:szCs w:val="22"/>
              </w:rPr>
              <w:t>City</w:t>
            </w:r>
          </w:p>
          <w:p w14:paraId="59C45590" w14:textId="77777777" w:rsidR="00B32C55" w:rsidRPr="007B42A5" w:rsidRDefault="00B32C55">
            <w:pPr>
              <w:spacing w:line="285" w:lineRule="auto"/>
              <w:jc w:val="center"/>
              <w:rPr>
                <w:sz w:val="22"/>
                <w:szCs w:val="22"/>
              </w:rPr>
            </w:pPr>
          </w:p>
          <w:p w14:paraId="5C136DB9" w14:textId="77777777" w:rsidR="00B32C55" w:rsidRPr="007B42A5" w:rsidRDefault="00B32C55">
            <w:pPr>
              <w:spacing w:line="285" w:lineRule="auto"/>
              <w:jc w:val="center"/>
              <w:rPr>
                <w:sz w:val="22"/>
                <w:szCs w:val="22"/>
              </w:rPr>
            </w:pPr>
          </w:p>
        </w:tc>
        <w:tc>
          <w:tcPr>
            <w:tcW w:w="2703" w:type="dxa"/>
            <w:gridSpan w:val="2"/>
            <w:shd w:val="clear" w:color="auto" w:fill="auto"/>
            <w:tcMar>
              <w:top w:w="10" w:type="dxa"/>
              <w:left w:w="10" w:type="dxa"/>
              <w:bottom w:w="0" w:type="dxa"/>
              <w:right w:w="10" w:type="dxa"/>
            </w:tcMar>
            <w:vAlign w:val="bottom"/>
          </w:tcPr>
          <w:p w14:paraId="70652812" w14:textId="77777777" w:rsidR="00B32C55" w:rsidRPr="007B42A5" w:rsidRDefault="00CE4ED8">
            <w:pPr>
              <w:spacing w:line="285" w:lineRule="auto"/>
              <w:jc w:val="center"/>
              <w:rPr>
                <w:sz w:val="22"/>
                <w:szCs w:val="22"/>
              </w:rPr>
            </w:pPr>
            <w:r w:rsidRPr="007B42A5">
              <w:rPr>
                <w:sz w:val="22"/>
                <w:szCs w:val="22"/>
              </w:rPr>
              <w:t>Reduction in Heating Energy over 24 Hours on Coldest Day</w:t>
            </w:r>
          </w:p>
        </w:tc>
        <w:tc>
          <w:tcPr>
            <w:tcW w:w="1530" w:type="dxa"/>
            <w:vMerge w:val="restart"/>
            <w:tcBorders>
              <w:right w:val="single" w:sz="4" w:space="0" w:color="000000"/>
            </w:tcBorders>
            <w:shd w:val="clear" w:color="auto" w:fill="auto"/>
            <w:tcMar>
              <w:top w:w="10" w:type="dxa"/>
              <w:left w:w="10" w:type="dxa"/>
              <w:bottom w:w="0" w:type="dxa"/>
              <w:right w:w="10" w:type="dxa"/>
            </w:tcMar>
            <w:vAlign w:val="bottom"/>
          </w:tcPr>
          <w:p w14:paraId="73BF40E2" w14:textId="77777777" w:rsidR="00B32C55" w:rsidRPr="007B42A5" w:rsidRDefault="00CE4ED8">
            <w:pPr>
              <w:spacing w:line="285" w:lineRule="auto"/>
              <w:jc w:val="center"/>
              <w:rPr>
                <w:sz w:val="22"/>
                <w:szCs w:val="22"/>
              </w:rPr>
            </w:pPr>
            <w:r w:rsidRPr="007B42A5">
              <w:rPr>
                <w:sz w:val="22"/>
                <w:szCs w:val="22"/>
              </w:rPr>
              <w:t>Minimum Outdoor Temperature on Coldest Day</w:t>
            </w:r>
          </w:p>
        </w:tc>
        <w:tc>
          <w:tcPr>
            <w:tcW w:w="2790" w:type="dxa"/>
            <w:gridSpan w:val="2"/>
            <w:vAlign w:val="bottom"/>
          </w:tcPr>
          <w:p w14:paraId="0B29122B" w14:textId="77777777" w:rsidR="00B32C55" w:rsidRPr="007B42A5" w:rsidRDefault="00CE4ED8">
            <w:pPr>
              <w:spacing w:line="285" w:lineRule="auto"/>
              <w:jc w:val="center"/>
              <w:rPr>
                <w:sz w:val="22"/>
                <w:szCs w:val="22"/>
              </w:rPr>
            </w:pPr>
            <w:r w:rsidRPr="007B42A5">
              <w:rPr>
                <w:sz w:val="22"/>
                <w:szCs w:val="22"/>
              </w:rPr>
              <w:t>Reduction in Peak Electric Use Rate on Hottest Day</w:t>
            </w:r>
          </w:p>
        </w:tc>
        <w:tc>
          <w:tcPr>
            <w:tcW w:w="1400" w:type="dxa"/>
            <w:vMerge w:val="restart"/>
            <w:vAlign w:val="bottom"/>
          </w:tcPr>
          <w:p w14:paraId="41AABD09" w14:textId="77777777" w:rsidR="00B32C55" w:rsidRPr="007B42A5" w:rsidRDefault="00CE4ED8">
            <w:pPr>
              <w:spacing w:line="285" w:lineRule="auto"/>
              <w:jc w:val="center"/>
              <w:rPr>
                <w:sz w:val="22"/>
                <w:szCs w:val="22"/>
              </w:rPr>
            </w:pPr>
            <w:r w:rsidRPr="007B42A5">
              <w:rPr>
                <w:sz w:val="22"/>
                <w:szCs w:val="22"/>
              </w:rPr>
              <w:t>Maximum Outdoor Temperature on Hottest Day</w:t>
            </w:r>
          </w:p>
        </w:tc>
      </w:tr>
      <w:tr w:rsidR="00B32C55" w:rsidRPr="007B42A5" w14:paraId="5294595C" w14:textId="77777777">
        <w:tc>
          <w:tcPr>
            <w:tcW w:w="1072" w:type="dxa"/>
            <w:vMerge/>
            <w:shd w:val="clear" w:color="auto" w:fill="auto"/>
            <w:tcMar>
              <w:top w:w="10" w:type="dxa"/>
              <w:left w:w="10" w:type="dxa"/>
              <w:bottom w:w="0" w:type="dxa"/>
              <w:right w:w="10" w:type="dxa"/>
            </w:tcMar>
            <w:vAlign w:val="bottom"/>
          </w:tcPr>
          <w:p w14:paraId="27ED6C2B" w14:textId="77777777" w:rsidR="00B32C55" w:rsidRPr="007B42A5" w:rsidRDefault="00B32C55">
            <w:pPr>
              <w:widowControl w:val="0"/>
              <w:pBdr>
                <w:top w:val="nil"/>
                <w:left w:val="nil"/>
                <w:bottom w:val="nil"/>
                <w:right w:val="nil"/>
                <w:between w:val="nil"/>
              </w:pBdr>
              <w:spacing w:line="276" w:lineRule="auto"/>
              <w:rPr>
                <w:sz w:val="22"/>
                <w:szCs w:val="22"/>
              </w:rPr>
            </w:pPr>
          </w:p>
        </w:tc>
        <w:tc>
          <w:tcPr>
            <w:tcW w:w="1353" w:type="dxa"/>
            <w:shd w:val="clear" w:color="auto" w:fill="auto"/>
            <w:tcMar>
              <w:top w:w="10" w:type="dxa"/>
              <w:left w:w="10" w:type="dxa"/>
              <w:bottom w:w="0" w:type="dxa"/>
              <w:right w:w="10" w:type="dxa"/>
            </w:tcMar>
            <w:vAlign w:val="bottom"/>
          </w:tcPr>
          <w:p w14:paraId="5A5B74CD" w14:textId="77777777" w:rsidR="00B32C55" w:rsidRPr="007B42A5" w:rsidRDefault="00CE4ED8">
            <w:pPr>
              <w:spacing w:line="285" w:lineRule="auto"/>
              <w:jc w:val="center"/>
              <w:rPr>
                <w:sz w:val="22"/>
                <w:szCs w:val="22"/>
              </w:rPr>
            </w:pPr>
            <w:r w:rsidRPr="007B42A5">
              <w:rPr>
                <w:sz w:val="22"/>
                <w:szCs w:val="22"/>
              </w:rPr>
              <w:t>CLT @ 7 ACH50</w:t>
            </w:r>
          </w:p>
        </w:tc>
        <w:tc>
          <w:tcPr>
            <w:tcW w:w="1350" w:type="dxa"/>
            <w:shd w:val="clear" w:color="auto" w:fill="auto"/>
            <w:tcMar>
              <w:top w:w="10" w:type="dxa"/>
              <w:left w:w="10" w:type="dxa"/>
              <w:bottom w:w="0" w:type="dxa"/>
              <w:right w:w="10" w:type="dxa"/>
            </w:tcMar>
            <w:vAlign w:val="bottom"/>
          </w:tcPr>
          <w:p w14:paraId="019CCBBF" w14:textId="77777777" w:rsidR="00B32C55" w:rsidRPr="007B42A5" w:rsidRDefault="00CE4ED8">
            <w:pPr>
              <w:spacing w:line="285" w:lineRule="auto"/>
              <w:jc w:val="center"/>
              <w:rPr>
                <w:sz w:val="22"/>
                <w:szCs w:val="22"/>
              </w:rPr>
            </w:pPr>
            <w:r w:rsidRPr="007B42A5">
              <w:rPr>
                <w:sz w:val="22"/>
                <w:szCs w:val="22"/>
              </w:rPr>
              <w:t>CLT @ 2 ACH50</w:t>
            </w:r>
          </w:p>
        </w:tc>
        <w:tc>
          <w:tcPr>
            <w:tcW w:w="1530" w:type="dxa"/>
            <w:vMerge/>
            <w:tcBorders>
              <w:right w:val="single" w:sz="4" w:space="0" w:color="000000"/>
            </w:tcBorders>
            <w:shd w:val="clear" w:color="auto" w:fill="auto"/>
            <w:tcMar>
              <w:top w:w="10" w:type="dxa"/>
              <w:left w:w="10" w:type="dxa"/>
              <w:bottom w:w="0" w:type="dxa"/>
              <w:right w:w="10" w:type="dxa"/>
            </w:tcMar>
            <w:vAlign w:val="bottom"/>
          </w:tcPr>
          <w:p w14:paraId="774107BE" w14:textId="77777777" w:rsidR="00B32C55" w:rsidRPr="007B42A5" w:rsidRDefault="00B32C55">
            <w:pPr>
              <w:widowControl w:val="0"/>
              <w:pBdr>
                <w:top w:val="nil"/>
                <w:left w:val="nil"/>
                <w:bottom w:val="nil"/>
                <w:right w:val="nil"/>
                <w:between w:val="nil"/>
              </w:pBdr>
              <w:spacing w:line="276" w:lineRule="auto"/>
              <w:rPr>
                <w:sz w:val="22"/>
                <w:szCs w:val="22"/>
              </w:rPr>
            </w:pPr>
          </w:p>
        </w:tc>
        <w:tc>
          <w:tcPr>
            <w:tcW w:w="1434" w:type="dxa"/>
            <w:vAlign w:val="bottom"/>
          </w:tcPr>
          <w:p w14:paraId="14D30E6C" w14:textId="77777777" w:rsidR="00B32C55" w:rsidRPr="007B42A5" w:rsidRDefault="00CE4ED8">
            <w:pPr>
              <w:spacing w:line="285" w:lineRule="auto"/>
              <w:jc w:val="center"/>
              <w:rPr>
                <w:sz w:val="22"/>
                <w:szCs w:val="22"/>
              </w:rPr>
            </w:pPr>
            <w:r w:rsidRPr="007B42A5">
              <w:rPr>
                <w:sz w:val="22"/>
                <w:szCs w:val="22"/>
              </w:rPr>
              <w:t>CLT @ 7 ACH50</w:t>
            </w:r>
          </w:p>
        </w:tc>
        <w:tc>
          <w:tcPr>
            <w:tcW w:w="1356" w:type="dxa"/>
            <w:vAlign w:val="bottom"/>
          </w:tcPr>
          <w:p w14:paraId="7FDCF0C4" w14:textId="77777777" w:rsidR="00B32C55" w:rsidRPr="007B42A5" w:rsidRDefault="00CE4ED8">
            <w:pPr>
              <w:spacing w:line="285" w:lineRule="auto"/>
              <w:jc w:val="center"/>
              <w:rPr>
                <w:sz w:val="22"/>
                <w:szCs w:val="22"/>
              </w:rPr>
            </w:pPr>
            <w:r w:rsidRPr="007B42A5">
              <w:rPr>
                <w:sz w:val="22"/>
                <w:szCs w:val="22"/>
              </w:rPr>
              <w:t>CLT @ 2 ACH50</w:t>
            </w:r>
          </w:p>
        </w:tc>
        <w:tc>
          <w:tcPr>
            <w:tcW w:w="1400" w:type="dxa"/>
            <w:vMerge/>
            <w:vAlign w:val="bottom"/>
          </w:tcPr>
          <w:p w14:paraId="5A0D7D7F" w14:textId="77777777" w:rsidR="00B32C55" w:rsidRPr="007B42A5" w:rsidRDefault="00B32C55">
            <w:pPr>
              <w:widowControl w:val="0"/>
              <w:pBdr>
                <w:top w:val="nil"/>
                <w:left w:val="nil"/>
                <w:bottom w:val="nil"/>
                <w:right w:val="nil"/>
                <w:between w:val="nil"/>
              </w:pBdr>
              <w:spacing w:line="276" w:lineRule="auto"/>
              <w:rPr>
                <w:sz w:val="22"/>
                <w:szCs w:val="22"/>
              </w:rPr>
            </w:pPr>
          </w:p>
        </w:tc>
      </w:tr>
      <w:tr w:rsidR="00B32C55" w:rsidRPr="007B42A5" w14:paraId="75B6E87C" w14:textId="77777777">
        <w:trPr>
          <w:trHeight w:val="360"/>
        </w:trPr>
        <w:tc>
          <w:tcPr>
            <w:tcW w:w="1072" w:type="dxa"/>
            <w:shd w:val="clear" w:color="auto" w:fill="auto"/>
            <w:tcMar>
              <w:top w:w="10" w:type="dxa"/>
              <w:left w:w="10" w:type="dxa"/>
              <w:bottom w:w="0" w:type="dxa"/>
              <w:right w:w="10" w:type="dxa"/>
            </w:tcMar>
            <w:vAlign w:val="bottom"/>
          </w:tcPr>
          <w:p w14:paraId="203511AA" w14:textId="77777777" w:rsidR="00B32C55" w:rsidRPr="007B42A5" w:rsidRDefault="00CE4ED8">
            <w:pPr>
              <w:spacing w:line="285" w:lineRule="auto"/>
              <w:rPr>
                <w:sz w:val="22"/>
                <w:szCs w:val="22"/>
              </w:rPr>
            </w:pPr>
            <w:r w:rsidRPr="007B42A5">
              <w:rPr>
                <w:sz w:val="22"/>
                <w:szCs w:val="22"/>
              </w:rPr>
              <w:t>Boston</w:t>
            </w:r>
          </w:p>
        </w:tc>
        <w:tc>
          <w:tcPr>
            <w:tcW w:w="1353" w:type="dxa"/>
            <w:shd w:val="clear" w:color="auto" w:fill="auto"/>
            <w:tcMar>
              <w:top w:w="10" w:type="dxa"/>
              <w:left w:w="10" w:type="dxa"/>
              <w:bottom w:w="0" w:type="dxa"/>
              <w:right w:w="10" w:type="dxa"/>
            </w:tcMar>
            <w:vAlign w:val="bottom"/>
          </w:tcPr>
          <w:p w14:paraId="2EF3682C" w14:textId="77777777" w:rsidR="00B32C55" w:rsidRPr="007B42A5" w:rsidRDefault="00CE4ED8">
            <w:pPr>
              <w:spacing w:line="285" w:lineRule="auto"/>
              <w:jc w:val="center"/>
              <w:rPr>
                <w:sz w:val="22"/>
                <w:szCs w:val="22"/>
              </w:rPr>
            </w:pPr>
            <w:r w:rsidRPr="007B42A5">
              <w:rPr>
                <w:sz w:val="22"/>
                <w:szCs w:val="22"/>
              </w:rPr>
              <w:t>4%</w:t>
            </w:r>
          </w:p>
        </w:tc>
        <w:tc>
          <w:tcPr>
            <w:tcW w:w="1350" w:type="dxa"/>
            <w:shd w:val="clear" w:color="auto" w:fill="auto"/>
            <w:tcMar>
              <w:top w:w="10" w:type="dxa"/>
              <w:left w:w="10" w:type="dxa"/>
              <w:bottom w:w="0" w:type="dxa"/>
              <w:right w:w="10" w:type="dxa"/>
            </w:tcMar>
            <w:vAlign w:val="bottom"/>
          </w:tcPr>
          <w:p w14:paraId="4AF0296A" w14:textId="77777777" w:rsidR="00B32C55" w:rsidRPr="007B42A5" w:rsidRDefault="00CE4ED8">
            <w:pPr>
              <w:spacing w:line="285" w:lineRule="auto"/>
              <w:jc w:val="center"/>
              <w:rPr>
                <w:sz w:val="22"/>
                <w:szCs w:val="22"/>
              </w:rPr>
            </w:pPr>
            <w:r w:rsidRPr="007B42A5">
              <w:rPr>
                <w:sz w:val="22"/>
                <w:szCs w:val="22"/>
              </w:rPr>
              <w:t>36%</w:t>
            </w:r>
          </w:p>
        </w:tc>
        <w:tc>
          <w:tcPr>
            <w:tcW w:w="1530" w:type="dxa"/>
            <w:tcBorders>
              <w:right w:val="single" w:sz="4" w:space="0" w:color="000000"/>
            </w:tcBorders>
            <w:vAlign w:val="bottom"/>
          </w:tcPr>
          <w:p w14:paraId="7A71A1A5" w14:textId="77777777" w:rsidR="00B32C55" w:rsidRPr="007B42A5" w:rsidRDefault="00CE4ED8">
            <w:pPr>
              <w:spacing w:line="285" w:lineRule="auto"/>
              <w:jc w:val="center"/>
              <w:rPr>
                <w:sz w:val="22"/>
                <w:szCs w:val="22"/>
              </w:rPr>
            </w:pPr>
            <w:r w:rsidRPr="007B42A5">
              <w:rPr>
                <w:sz w:val="22"/>
                <w:szCs w:val="22"/>
              </w:rPr>
              <w:t>-13 °C</w:t>
            </w:r>
          </w:p>
        </w:tc>
        <w:tc>
          <w:tcPr>
            <w:tcW w:w="1434" w:type="dxa"/>
            <w:vAlign w:val="bottom"/>
          </w:tcPr>
          <w:p w14:paraId="7453247C" w14:textId="77777777" w:rsidR="00B32C55" w:rsidRPr="007B42A5" w:rsidRDefault="00CE4ED8">
            <w:pPr>
              <w:spacing w:line="285" w:lineRule="auto"/>
              <w:jc w:val="center"/>
              <w:rPr>
                <w:sz w:val="22"/>
                <w:szCs w:val="22"/>
              </w:rPr>
            </w:pPr>
            <w:r w:rsidRPr="007B42A5">
              <w:rPr>
                <w:sz w:val="22"/>
                <w:szCs w:val="22"/>
              </w:rPr>
              <w:t>10%</w:t>
            </w:r>
          </w:p>
        </w:tc>
        <w:tc>
          <w:tcPr>
            <w:tcW w:w="1356" w:type="dxa"/>
            <w:vAlign w:val="bottom"/>
          </w:tcPr>
          <w:p w14:paraId="34AB9877" w14:textId="77777777" w:rsidR="00B32C55" w:rsidRPr="007B42A5" w:rsidRDefault="00CE4ED8">
            <w:pPr>
              <w:spacing w:line="285" w:lineRule="auto"/>
              <w:jc w:val="center"/>
              <w:rPr>
                <w:sz w:val="22"/>
                <w:szCs w:val="22"/>
              </w:rPr>
            </w:pPr>
            <w:r w:rsidRPr="007B42A5">
              <w:rPr>
                <w:sz w:val="22"/>
                <w:szCs w:val="22"/>
              </w:rPr>
              <w:t>17%</w:t>
            </w:r>
          </w:p>
        </w:tc>
        <w:tc>
          <w:tcPr>
            <w:tcW w:w="1400" w:type="dxa"/>
            <w:shd w:val="clear" w:color="auto" w:fill="auto"/>
            <w:tcMar>
              <w:top w:w="10" w:type="dxa"/>
              <w:left w:w="10" w:type="dxa"/>
              <w:bottom w:w="0" w:type="dxa"/>
              <w:right w:w="10" w:type="dxa"/>
            </w:tcMar>
            <w:vAlign w:val="bottom"/>
          </w:tcPr>
          <w:p w14:paraId="3604EAF7" w14:textId="77777777" w:rsidR="00B32C55" w:rsidRPr="007B42A5" w:rsidRDefault="00CE4ED8">
            <w:pPr>
              <w:spacing w:line="285" w:lineRule="auto"/>
              <w:jc w:val="center"/>
              <w:rPr>
                <w:sz w:val="22"/>
                <w:szCs w:val="22"/>
              </w:rPr>
            </w:pPr>
            <w:r w:rsidRPr="007B42A5">
              <w:rPr>
                <w:sz w:val="22"/>
                <w:szCs w:val="22"/>
              </w:rPr>
              <w:t>37 °C</w:t>
            </w:r>
          </w:p>
        </w:tc>
      </w:tr>
      <w:tr w:rsidR="00B32C55" w:rsidRPr="007B42A5" w14:paraId="78B62156" w14:textId="77777777">
        <w:trPr>
          <w:trHeight w:val="340"/>
        </w:trPr>
        <w:tc>
          <w:tcPr>
            <w:tcW w:w="1072" w:type="dxa"/>
            <w:shd w:val="clear" w:color="auto" w:fill="auto"/>
            <w:tcMar>
              <w:top w:w="10" w:type="dxa"/>
              <w:left w:w="10" w:type="dxa"/>
              <w:bottom w:w="0" w:type="dxa"/>
              <w:right w:w="10" w:type="dxa"/>
            </w:tcMar>
            <w:vAlign w:val="bottom"/>
          </w:tcPr>
          <w:p w14:paraId="0501C653" w14:textId="77777777" w:rsidR="00B32C55" w:rsidRPr="007B42A5" w:rsidRDefault="00CE4ED8">
            <w:pPr>
              <w:spacing w:line="285" w:lineRule="auto"/>
              <w:rPr>
                <w:sz w:val="22"/>
                <w:szCs w:val="22"/>
              </w:rPr>
            </w:pPr>
            <w:r w:rsidRPr="007B42A5">
              <w:rPr>
                <w:sz w:val="22"/>
                <w:szCs w:val="22"/>
              </w:rPr>
              <w:t>Sacramento</w:t>
            </w:r>
          </w:p>
        </w:tc>
        <w:tc>
          <w:tcPr>
            <w:tcW w:w="1353" w:type="dxa"/>
            <w:shd w:val="clear" w:color="auto" w:fill="auto"/>
            <w:tcMar>
              <w:top w:w="10" w:type="dxa"/>
              <w:left w:w="10" w:type="dxa"/>
              <w:bottom w:w="0" w:type="dxa"/>
              <w:right w:w="10" w:type="dxa"/>
            </w:tcMar>
            <w:vAlign w:val="bottom"/>
          </w:tcPr>
          <w:p w14:paraId="30221992" w14:textId="77777777" w:rsidR="00B32C55" w:rsidRPr="007B42A5" w:rsidRDefault="00CE4ED8">
            <w:pPr>
              <w:spacing w:line="285" w:lineRule="auto"/>
              <w:jc w:val="center"/>
              <w:rPr>
                <w:sz w:val="22"/>
                <w:szCs w:val="22"/>
              </w:rPr>
            </w:pPr>
            <w:r w:rsidRPr="007B42A5">
              <w:rPr>
                <w:sz w:val="22"/>
                <w:szCs w:val="22"/>
              </w:rPr>
              <w:t>0%</w:t>
            </w:r>
          </w:p>
        </w:tc>
        <w:tc>
          <w:tcPr>
            <w:tcW w:w="1350" w:type="dxa"/>
            <w:shd w:val="clear" w:color="auto" w:fill="auto"/>
            <w:tcMar>
              <w:top w:w="10" w:type="dxa"/>
              <w:left w:w="10" w:type="dxa"/>
              <w:bottom w:w="0" w:type="dxa"/>
              <w:right w:w="10" w:type="dxa"/>
            </w:tcMar>
            <w:vAlign w:val="bottom"/>
          </w:tcPr>
          <w:p w14:paraId="273BD174" w14:textId="77777777" w:rsidR="00B32C55" w:rsidRPr="007B42A5" w:rsidRDefault="00CE4ED8">
            <w:pPr>
              <w:spacing w:line="285" w:lineRule="auto"/>
              <w:jc w:val="center"/>
              <w:rPr>
                <w:sz w:val="22"/>
                <w:szCs w:val="22"/>
              </w:rPr>
            </w:pPr>
            <w:r w:rsidRPr="007B42A5">
              <w:rPr>
                <w:sz w:val="22"/>
                <w:szCs w:val="22"/>
              </w:rPr>
              <w:t>22%</w:t>
            </w:r>
          </w:p>
        </w:tc>
        <w:tc>
          <w:tcPr>
            <w:tcW w:w="1530" w:type="dxa"/>
            <w:tcBorders>
              <w:right w:val="single" w:sz="4" w:space="0" w:color="000000"/>
            </w:tcBorders>
            <w:vAlign w:val="bottom"/>
          </w:tcPr>
          <w:p w14:paraId="3CDF19B2" w14:textId="77777777" w:rsidR="00B32C55" w:rsidRPr="007B42A5" w:rsidRDefault="00CE4ED8">
            <w:pPr>
              <w:spacing w:line="285" w:lineRule="auto"/>
              <w:jc w:val="center"/>
              <w:rPr>
                <w:sz w:val="22"/>
                <w:szCs w:val="22"/>
              </w:rPr>
            </w:pPr>
            <w:r w:rsidRPr="007B42A5">
              <w:rPr>
                <w:sz w:val="22"/>
                <w:szCs w:val="22"/>
              </w:rPr>
              <w:t>4 °C</w:t>
            </w:r>
          </w:p>
        </w:tc>
        <w:tc>
          <w:tcPr>
            <w:tcW w:w="1434" w:type="dxa"/>
            <w:vAlign w:val="bottom"/>
          </w:tcPr>
          <w:p w14:paraId="55E9913D" w14:textId="77777777" w:rsidR="00B32C55" w:rsidRPr="007B42A5" w:rsidRDefault="00CE4ED8">
            <w:pPr>
              <w:spacing w:line="285" w:lineRule="auto"/>
              <w:jc w:val="center"/>
              <w:rPr>
                <w:sz w:val="22"/>
                <w:szCs w:val="22"/>
              </w:rPr>
            </w:pPr>
            <w:r w:rsidRPr="007B42A5">
              <w:rPr>
                <w:sz w:val="22"/>
                <w:szCs w:val="22"/>
              </w:rPr>
              <w:t>12%</w:t>
            </w:r>
          </w:p>
        </w:tc>
        <w:tc>
          <w:tcPr>
            <w:tcW w:w="1356" w:type="dxa"/>
            <w:vAlign w:val="bottom"/>
          </w:tcPr>
          <w:p w14:paraId="7C75A740" w14:textId="77777777" w:rsidR="00B32C55" w:rsidRPr="007B42A5" w:rsidRDefault="00CE4ED8">
            <w:pPr>
              <w:spacing w:line="285" w:lineRule="auto"/>
              <w:jc w:val="center"/>
              <w:rPr>
                <w:sz w:val="22"/>
                <w:szCs w:val="22"/>
              </w:rPr>
            </w:pPr>
            <w:r w:rsidRPr="007B42A5">
              <w:rPr>
                <w:sz w:val="22"/>
                <w:szCs w:val="22"/>
              </w:rPr>
              <w:t>19%</w:t>
            </w:r>
          </w:p>
        </w:tc>
        <w:tc>
          <w:tcPr>
            <w:tcW w:w="1400" w:type="dxa"/>
            <w:shd w:val="clear" w:color="auto" w:fill="auto"/>
            <w:tcMar>
              <w:top w:w="10" w:type="dxa"/>
              <w:left w:w="10" w:type="dxa"/>
              <w:bottom w:w="0" w:type="dxa"/>
              <w:right w:w="10" w:type="dxa"/>
            </w:tcMar>
            <w:vAlign w:val="bottom"/>
          </w:tcPr>
          <w:p w14:paraId="489E3723" w14:textId="77777777" w:rsidR="00B32C55" w:rsidRPr="007B42A5" w:rsidRDefault="00CE4ED8">
            <w:pPr>
              <w:spacing w:line="285" w:lineRule="auto"/>
              <w:jc w:val="center"/>
              <w:rPr>
                <w:sz w:val="22"/>
                <w:szCs w:val="22"/>
              </w:rPr>
            </w:pPr>
            <w:r w:rsidRPr="007B42A5">
              <w:rPr>
                <w:sz w:val="22"/>
                <w:szCs w:val="22"/>
              </w:rPr>
              <w:t>40 °C</w:t>
            </w:r>
          </w:p>
        </w:tc>
      </w:tr>
      <w:tr w:rsidR="00B32C55" w:rsidRPr="007B42A5" w14:paraId="38BFCEBF" w14:textId="77777777">
        <w:trPr>
          <w:trHeight w:val="240"/>
        </w:trPr>
        <w:tc>
          <w:tcPr>
            <w:tcW w:w="1072" w:type="dxa"/>
            <w:shd w:val="clear" w:color="auto" w:fill="auto"/>
            <w:tcMar>
              <w:top w:w="10" w:type="dxa"/>
              <w:left w:w="10" w:type="dxa"/>
              <w:bottom w:w="0" w:type="dxa"/>
              <w:right w:w="10" w:type="dxa"/>
            </w:tcMar>
            <w:vAlign w:val="bottom"/>
          </w:tcPr>
          <w:p w14:paraId="7E29E875" w14:textId="77777777" w:rsidR="00B32C55" w:rsidRPr="007B42A5" w:rsidRDefault="00CE4ED8">
            <w:pPr>
              <w:spacing w:line="285" w:lineRule="auto"/>
              <w:rPr>
                <w:sz w:val="22"/>
                <w:szCs w:val="22"/>
              </w:rPr>
            </w:pPr>
            <w:r w:rsidRPr="007B42A5">
              <w:rPr>
                <w:sz w:val="22"/>
                <w:szCs w:val="22"/>
              </w:rPr>
              <w:t>Phoenix</w:t>
            </w:r>
          </w:p>
        </w:tc>
        <w:tc>
          <w:tcPr>
            <w:tcW w:w="1353" w:type="dxa"/>
            <w:shd w:val="clear" w:color="auto" w:fill="auto"/>
            <w:tcMar>
              <w:top w:w="10" w:type="dxa"/>
              <w:left w:w="10" w:type="dxa"/>
              <w:bottom w:w="0" w:type="dxa"/>
              <w:right w:w="10" w:type="dxa"/>
            </w:tcMar>
            <w:vAlign w:val="bottom"/>
          </w:tcPr>
          <w:p w14:paraId="28C7D966" w14:textId="77777777" w:rsidR="00B32C55" w:rsidRPr="007B42A5" w:rsidRDefault="00CE4ED8">
            <w:pPr>
              <w:spacing w:line="285" w:lineRule="auto"/>
              <w:jc w:val="center"/>
              <w:rPr>
                <w:sz w:val="22"/>
                <w:szCs w:val="22"/>
              </w:rPr>
            </w:pPr>
            <w:r w:rsidRPr="007B42A5">
              <w:rPr>
                <w:sz w:val="22"/>
                <w:szCs w:val="22"/>
              </w:rPr>
              <w:t>33%</w:t>
            </w:r>
          </w:p>
        </w:tc>
        <w:tc>
          <w:tcPr>
            <w:tcW w:w="1350" w:type="dxa"/>
            <w:shd w:val="clear" w:color="auto" w:fill="auto"/>
            <w:tcMar>
              <w:top w:w="10" w:type="dxa"/>
              <w:left w:w="10" w:type="dxa"/>
              <w:bottom w:w="0" w:type="dxa"/>
              <w:right w:w="10" w:type="dxa"/>
            </w:tcMar>
            <w:vAlign w:val="bottom"/>
          </w:tcPr>
          <w:p w14:paraId="15EBF280" w14:textId="77777777" w:rsidR="00B32C55" w:rsidRPr="007B42A5" w:rsidRDefault="00CE4ED8">
            <w:pPr>
              <w:spacing w:line="285" w:lineRule="auto"/>
              <w:jc w:val="center"/>
              <w:rPr>
                <w:sz w:val="22"/>
                <w:szCs w:val="22"/>
              </w:rPr>
            </w:pPr>
            <w:r w:rsidRPr="007B42A5">
              <w:rPr>
                <w:sz w:val="22"/>
                <w:szCs w:val="22"/>
              </w:rPr>
              <w:t>67%</w:t>
            </w:r>
          </w:p>
        </w:tc>
        <w:tc>
          <w:tcPr>
            <w:tcW w:w="1530" w:type="dxa"/>
            <w:tcBorders>
              <w:right w:val="single" w:sz="4" w:space="0" w:color="000000"/>
            </w:tcBorders>
            <w:vAlign w:val="bottom"/>
          </w:tcPr>
          <w:p w14:paraId="17C2E72D" w14:textId="77777777" w:rsidR="00B32C55" w:rsidRPr="007B42A5" w:rsidRDefault="00CE4ED8">
            <w:pPr>
              <w:spacing w:line="285" w:lineRule="auto"/>
              <w:jc w:val="center"/>
              <w:rPr>
                <w:sz w:val="22"/>
                <w:szCs w:val="22"/>
              </w:rPr>
            </w:pPr>
            <w:r w:rsidRPr="007B42A5">
              <w:rPr>
                <w:sz w:val="22"/>
                <w:szCs w:val="22"/>
              </w:rPr>
              <w:t>11 °C</w:t>
            </w:r>
          </w:p>
        </w:tc>
        <w:tc>
          <w:tcPr>
            <w:tcW w:w="1434" w:type="dxa"/>
            <w:vAlign w:val="bottom"/>
          </w:tcPr>
          <w:p w14:paraId="2B2B788C" w14:textId="77777777" w:rsidR="00B32C55" w:rsidRPr="007B42A5" w:rsidRDefault="00CE4ED8">
            <w:pPr>
              <w:spacing w:line="285" w:lineRule="auto"/>
              <w:jc w:val="center"/>
              <w:rPr>
                <w:sz w:val="22"/>
                <w:szCs w:val="22"/>
              </w:rPr>
            </w:pPr>
            <w:r w:rsidRPr="007B42A5">
              <w:rPr>
                <w:sz w:val="22"/>
                <w:szCs w:val="22"/>
              </w:rPr>
              <w:t>10%</w:t>
            </w:r>
          </w:p>
        </w:tc>
        <w:tc>
          <w:tcPr>
            <w:tcW w:w="1356" w:type="dxa"/>
            <w:vAlign w:val="bottom"/>
          </w:tcPr>
          <w:p w14:paraId="3DBC6C79" w14:textId="77777777" w:rsidR="00B32C55" w:rsidRPr="007B42A5" w:rsidRDefault="00CE4ED8">
            <w:pPr>
              <w:spacing w:line="285" w:lineRule="auto"/>
              <w:jc w:val="center"/>
              <w:rPr>
                <w:sz w:val="22"/>
                <w:szCs w:val="22"/>
              </w:rPr>
            </w:pPr>
            <w:r w:rsidRPr="007B42A5">
              <w:rPr>
                <w:sz w:val="22"/>
                <w:szCs w:val="22"/>
              </w:rPr>
              <w:t>16%</w:t>
            </w:r>
          </w:p>
        </w:tc>
        <w:tc>
          <w:tcPr>
            <w:tcW w:w="1400" w:type="dxa"/>
            <w:shd w:val="clear" w:color="auto" w:fill="auto"/>
            <w:tcMar>
              <w:top w:w="10" w:type="dxa"/>
              <w:left w:w="10" w:type="dxa"/>
              <w:bottom w:w="0" w:type="dxa"/>
              <w:right w:w="10" w:type="dxa"/>
            </w:tcMar>
            <w:vAlign w:val="bottom"/>
          </w:tcPr>
          <w:p w14:paraId="009A4117" w14:textId="77777777" w:rsidR="00B32C55" w:rsidRPr="007B42A5" w:rsidRDefault="00CE4ED8">
            <w:pPr>
              <w:keepNext/>
              <w:spacing w:line="285" w:lineRule="auto"/>
              <w:jc w:val="center"/>
              <w:rPr>
                <w:sz w:val="22"/>
                <w:szCs w:val="22"/>
              </w:rPr>
              <w:pPrChange w:id="46" w:author="Eric S" w:date="2018-08-15T16:57:00Z">
                <w:pPr>
                  <w:spacing w:line="285" w:lineRule="auto"/>
                  <w:jc w:val="center"/>
                </w:pPr>
              </w:pPrChange>
            </w:pPr>
            <w:r w:rsidRPr="007B42A5">
              <w:rPr>
                <w:sz w:val="22"/>
                <w:szCs w:val="22"/>
              </w:rPr>
              <w:t>43 °C</w:t>
            </w:r>
          </w:p>
        </w:tc>
      </w:tr>
    </w:tbl>
    <w:p w14:paraId="316B427E" w14:textId="686DCE75" w:rsidR="00B32C55" w:rsidRPr="007B42A5" w:rsidRDefault="000A6269">
      <w:pPr>
        <w:pStyle w:val="Caption"/>
        <w:jc w:val="center"/>
        <w:rPr>
          <w:sz w:val="22"/>
          <w:szCs w:val="22"/>
        </w:rPr>
        <w:pPrChange w:id="47" w:author="Eric S" w:date="2018-08-15T17:06:00Z">
          <w:pPr>
            <w:spacing w:line="285" w:lineRule="auto"/>
            <w:jc w:val="both"/>
          </w:pPr>
        </w:pPrChange>
      </w:pPr>
      <w:bookmarkStart w:id="48" w:name="_Ref522130538"/>
      <w:r w:rsidRPr="007B42A5">
        <w:rPr>
          <w:color w:val="auto"/>
          <w:sz w:val="22"/>
          <w:szCs w:val="22"/>
          <w:rPrChange w:id="49" w:author="Eric S" w:date="2018-08-15T16:57:00Z">
            <w:rPr/>
          </w:rPrChange>
        </w:rPr>
        <w:t xml:space="preserve">Table </w:t>
      </w:r>
      <w:r w:rsidRPr="007B42A5">
        <w:rPr>
          <w:color w:val="auto"/>
          <w:sz w:val="22"/>
          <w:szCs w:val="22"/>
          <w:rPrChange w:id="50" w:author="Eric S" w:date="2018-08-15T16:57:00Z">
            <w:rPr/>
          </w:rPrChange>
        </w:rPr>
        <w:fldChar w:fldCharType="begin"/>
      </w:r>
      <w:r w:rsidRPr="007B42A5">
        <w:rPr>
          <w:color w:val="auto"/>
          <w:sz w:val="22"/>
          <w:szCs w:val="22"/>
          <w:rPrChange w:id="51" w:author="Eric S" w:date="2018-08-15T16:57:00Z">
            <w:rPr/>
          </w:rPrChange>
        </w:rPr>
        <w:instrText xml:space="preserve"> SEQ Table \* ARABIC </w:instrText>
      </w:r>
      <w:r w:rsidRPr="007B42A5">
        <w:rPr>
          <w:color w:val="auto"/>
          <w:sz w:val="22"/>
          <w:szCs w:val="22"/>
          <w:rPrChange w:id="52" w:author="Eric S" w:date="2018-08-15T16:57:00Z">
            <w:rPr/>
          </w:rPrChange>
        </w:rPr>
        <w:fldChar w:fldCharType="separate"/>
      </w:r>
      <w:r w:rsidR="00C841E0">
        <w:rPr>
          <w:noProof/>
          <w:color w:val="auto"/>
          <w:sz w:val="22"/>
          <w:szCs w:val="22"/>
        </w:rPr>
        <w:t>9</w:t>
      </w:r>
      <w:r w:rsidRPr="007B42A5">
        <w:rPr>
          <w:color w:val="auto"/>
          <w:sz w:val="22"/>
          <w:szCs w:val="22"/>
          <w:rPrChange w:id="53" w:author="Eric S" w:date="2018-08-15T16:57:00Z">
            <w:rPr/>
          </w:rPrChange>
        </w:rPr>
        <w:fldChar w:fldCharType="end"/>
      </w:r>
      <w:bookmarkEnd w:id="48"/>
      <w:r w:rsidRPr="007B42A5">
        <w:rPr>
          <w:color w:val="auto"/>
          <w:sz w:val="22"/>
          <w:szCs w:val="22"/>
          <w:rPrChange w:id="54" w:author="Eric S" w:date="2018-08-15T16:57:00Z">
            <w:rPr/>
          </w:rPrChange>
        </w:rPr>
        <w:t>: Reduction in Heating Energy on the coldest day of the year and reduction in peak electricity purchase rate during the hottest day of the year for all three cities.</w:t>
      </w:r>
    </w:p>
    <w:p w14:paraId="7AE29730" w14:textId="77777777" w:rsidR="00B32C55" w:rsidRPr="007B42A5" w:rsidRDefault="00B32C55">
      <w:pPr>
        <w:spacing w:line="285" w:lineRule="auto"/>
        <w:jc w:val="both"/>
        <w:rPr>
          <w:b/>
          <w:sz w:val="22"/>
          <w:szCs w:val="22"/>
        </w:rPr>
      </w:pPr>
    </w:p>
    <w:p w14:paraId="61CF0E36" w14:textId="77777777" w:rsidR="00B32C55" w:rsidRPr="007B42A5" w:rsidRDefault="00B32C55">
      <w:pPr>
        <w:spacing w:line="285" w:lineRule="auto"/>
        <w:jc w:val="both"/>
        <w:rPr>
          <w:b/>
          <w:sz w:val="22"/>
          <w:szCs w:val="22"/>
        </w:rPr>
        <w:sectPr w:rsidR="00B32C55" w:rsidRPr="007B42A5">
          <w:type w:val="continuous"/>
          <w:pgSz w:w="12240" w:h="15840"/>
          <w:pgMar w:top="1440" w:right="1440" w:bottom="1440" w:left="1440" w:header="720" w:footer="720" w:gutter="0"/>
          <w:cols w:space="720"/>
        </w:sectPr>
      </w:pPr>
    </w:p>
    <w:p w14:paraId="5F611E88" w14:textId="77777777" w:rsidR="00B32C55" w:rsidRPr="007B42A5" w:rsidRDefault="00CE4ED8">
      <w:pPr>
        <w:pStyle w:val="Heading2"/>
      </w:pPr>
      <w:r w:rsidRPr="007B42A5">
        <w:t xml:space="preserve"> 3.2. Precooling </w:t>
      </w:r>
      <w:r w:rsidR="00FF0DE7" w:rsidRPr="007B42A5">
        <w:t>Analysis</w:t>
      </w:r>
    </w:p>
    <w:p w14:paraId="2BDD3D58" w14:textId="77777777" w:rsidR="00B32C55" w:rsidRPr="007B42A5" w:rsidRDefault="00B32C55">
      <w:pPr>
        <w:spacing w:line="285" w:lineRule="auto"/>
        <w:jc w:val="both"/>
        <w:rPr>
          <w:i/>
          <w:sz w:val="22"/>
          <w:szCs w:val="22"/>
        </w:rPr>
      </w:pPr>
    </w:p>
    <w:p w14:paraId="61872F0F" w14:textId="7A7AFC5F" w:rsidR="00B32C55" w:rsidRPr="007B42A5" w:rsidRDefault="00821117">
      <w:pPr>
        <w:spacing w:line="285" w:lineRule="auto"/>
        <w:jc w:val="both"/>
        <w:rPr>
          <w:sz w:val="22"/>
          <w:szCs w:val="22"/>
        </w:rPr>
      </w:pPr>
      <w:r w:rsidRPr="007B42A5">
        <w:fldChar w:fldCharType="begin"/>
      </w:r>
      <w:r w:rsidRPr="007B42A5">
        <w:rPr>
          <w:sz w:val="22"/>
          <w:szCs w:val="22"/>
        </w:rPr>
        <w:instrText xml:space="preserve"> REF _Ref522130577 \h </w:instrText>
      </w:r>
      <w:r w:rsidRPr="007B42A5">
        <w:fldChar w:fldCharType="separate"/>
      </w:r>
      <w:r w:rsidR="00C841E0" w:rsidRPr="007B42A5">
        <w:rPr>
          <w:sz w:val="22"/>
          <w:szCs w:val="22"/>
          <w:rPrChange w:id="55" w:author="Eric S" w:date="2018-08-15T16:57:00Z">
            <w:rPr/>
          </w:rPrChange>
        </w:rPr>
        <w:t xml:space="preserve">Table </w:t>
      </w:r>
      <w:r w:rsidR="00C841E0">
        <w:rPr>
          <w:noProof/>
          <w:sz w:val="22"/>
          <w:szCs w:val="22"/>
        </w:rPr>
        <w:t>10</w:t>
      </w:r>
      <w:r w:rsidRPr="007B42A5">
        <w:fldChar w:fldCharType="end"/>
      </w:r>
      <w:r w:rsidRPr="007B42A5">
        <w:t xml:space="preserve"> </w:t>
      </w:r>
      <w:r w:rsidR="00676230" w:rsidRPr="007B42A5">
        <w:rPr>
          <w:sz w:val="22"/>
          <w:szCs w:val="22"/>
        </w:rPr>
        <w:t xml:space="preserve">shows the cost reduction between the reference homes and the CLT homes in Sacramento and in Boston are marginal. The variable setpoint reduced cost by </w:t>
      </w:r>
      <w:r w:rsidR="00C841E0" w:rsidRPr="00C841E0">
        <w:rPr>
          <w:sz w:val="22"/>
          <w:szCs w:val="22"/>
        </w:rPr>
        <w:t>17</w:t>
      </w:r>
      <w:r w:rsidR="00676230" w:rsidRPr="007B42A5">
        <w:rPr>
          <w:sz w:val="22"/>
          <w:szCs w:val="22"/>
        </w:rPr>
        <w:t xml:space="preserve">% in Phoenix, reducing electricity costs from the reference case by 240 USD. The analysis of CLT with </w:t>
      </w:r>
      <w:r w:rsidR="00CE4ED8" w:rsidRPr="007B42A5">
        <w:rPr>
          <w:sz w:val="22"/>
          <w:szCs w:val="22"/>
        </w:rPr>
        <w:t xml:space="preserve">variable setpoint show that the use of CLT in </w:t>
      </w:r>
      <w:r w:rsidR="00C7352B">
        <w:rPr>
          <w:sz w:val="22"/>
          <w:szCs w:val="22"/>
        </w:rPr>
        <w:t>single-family</w:t>
      </w:r>
      <w:r w:rsidR="00CE4ED8" w:rsidRPr="007B42A5">
        <w:rPr>
          <w:sz w:val="22"/>
          <w:szCs w:val="22"/>
        </w:rPr>
        <w:t xml:space="preserve"> homes improves the effectiveness of precooling in both Sacramento and Phoenix and improves the effectiveness of setback in Boston. </w:t>
      </w:r>
    </w:p>
    <w:p w14:paraId="1A254757" w14:textId="77777777" w:rsidR="00B32C55" w:rsidRPr="007B42A5" w:rsidRDefault="00CE4ED8">
      <w:pPr>
        <w:spacing w:line="285" w:lineRule="auto"/>
        <w:jc w:val="both"/>
        <w:rPr>
          <w:sz w:val="22"/>
          <w:szCs w:val="22"/>
        </w:rPr>
      </w:pPr>
      <w:commentRangeStart w:id="56"/>
      <w:r w:rsidRPr="007B42A5">
        <w:rPr>
          <w:sz w:val="22"/>
          <w:szCs w:val="22"/>
        </w:rPr>
        <w:t>Here explain table 9</w:t>
      </w:r>
      <w:commentRangeEnd w:id="56"/>
      <w:r w:rsidR="00C841E0">
        <w:rPr>
          <w:rStyle w:val="CommentReference"/>
        </w:rPr>
        <w:commentReference w:id="56"/>
      </w:r>
    </w:p>
    <w:p w14:paraId="232E95DF" w14:textId="77777777" w:rsidR="00B32C55" w:rsidRPr="007B42A5" w:rsidRDefault="00B32C55">
      <w:pPr>
        <w:spacing w:line="285" w:lineRule="auto"/>
        <w:jc w:val="both"/>
        <w:rPr>
          <w:sz w:val="22"/>
          <w:szCs w:val="22"/>
        </w:rPr>
      </w:pPr>
    </w:p>
    <w:p w14:paraId="4D384781" w14:textId="54033BB4" w:rsidR="00B32C55" w:rsidRPr="007B42A5" w:rsidRDefault="00B32C55">
      <w:pPr>
        <w:keepNext/>
        <w:pBdr>
          <w:top w:val="nil"/>
          <w:left w:val="nil"/>
          <w:bottom w:val="nil"/>
          <w:right w:val="nil"/>
          <w:between w:val="nil"/>
        </w:pBdr>
        <w:spacing w:after="120"/>
        <w:jc w:val="center"/>
        <w:rPr>
          <w:i/>
          <w:sz w:val="22"/>
          <w:szCs w:val="22"/>
        </w:rPr>
      </w:pPr>
    </w:p>
    <w:tbl>
      <w:tblPr>
        <w:tblStyle w:val="ab"/>
        <w:tblW w:w="9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340"/>
        <w:gridCol w:w="2160"/>
        <w:gridCol w:w="2243"/>
      </w:tblGrid>
      <w:tr w:rsidR="00B32C55" w:rsidRPr="007B42A5" w14:paraId="5334F703" w14:textId="77777777">
        <w:tc>
          <w:tcPr>
            <w:tcW w:w="2605" w:type="dxa"/>
            <w:vAlign w:val="bottom"/>
          </w:tcPr>
          <w:p w14:paraId="031C0240" w14:textId="77777777" w:rsidR="00B32C55" w:rsidRPr="007B42A5" w:rsidRDefault="00B32C55">
            <w:pPr>
              <w:spacing w:line="285" w:lineRule="auto"/>
              <w:jc w:val="both"/>
              <w:rPr>
                <w:rFonts w:ascii="Times New Roman" w:hAnsi="Times New Roman" w:cs="Times New Roman"/>
                <w:i/>
                <w:color w:val="auto"/>
              </w:rPr>
            </w:pPr>
          </w:p>
        </w:tc>
        <w:tc>
          <w:tcPr>
            <w:tcW w:w="2340" w:type="dxa"/>
            <w:vAlign w:val="bottom"/>
          </w:tcPr>
          <w:p w14:paraId="648EF151" w14:textId="77777777" w:rsidR="00B32C55" w:rsidRPr="007B42A5" w:rsidRDefault="00CE4ED8">
            <w:pPr>
              <w:spacing w:line="285" w:lineRule="auto"/>
              <w:jc w:val="both"/>
              <w:rPr>
                <w:rFonts w:ascii="Times New Roman" w:hAnsi="Times New Roman" w:cs="Times New Roman"/>
                <w:i/>
                <w:color w:val="auto"/>
              </w:rPr>
            </w:pPr>
            <w:r w:rsidRPr="007B42A5">
              <w:rPr>
                <w:color w:val="auto"/>
              </w:rPr>
              <w:t>Sacramento</w:t>
            </w:r>
          </w:p>
        </w:tc>
        <w:tc>
          <w:tcPr>
            <w:tcW w:w="2160" w:type="dxa"/>
            <w:vAlign w:val="bottom"/>
          </w:tcPr>
          <w:p w14:paraId="5ACCA6BD" w14:textId="77777777" w:rsidR="00B32C55" w:rsidRPr="007B42A5" w:rsidRDefault="00CE4ED8">
            <w:pPr>
              <w:spacing w:line="285" w:lineRule="auto"/>
              <w:jc w:val="both"/>
              <w:rPr>
                <w:rFonts w:ascii="Times New Roman" w:hAnsi="Times New Roman" w:cs="Times New Roman"/>
                <w:i/>
                <w:color w:val="auto"/>
              </w:rPr>
            </w:pPr>
            <w:r w:rsidRPr="007B42A5">
              <w:rPr>
                <w:color w:val="auto"/>
              </w:rPr>
              <w:t>Phoenix</w:t>
            </w:r>
          </w:p>
        </w:tc>
        <w:tc>
          <w:tcPr>
            <w:tcW w:w="2243" w:type="dxa"/>
          </w:tcPr>
          <w:p w14:paraId="78258A3B" w14:textId="77777777" w:rsidR="00B32C55" w:rsidRPr="007B42A5" w:rsidRDefault="00CE4ED8">
            <w:pPr>
              <w:spacing w:line="285" w:lineRule="auto"/>
              <w:jc w:val="both"/>
              <w:rPr>
                <w:rFonts w:ascii="Times New Roman" w:hAnsi="Times New Roman" w:cs="Times New Roman"/>
                <w:color w:val="auto"/>
              </w:rPr>
            </w:pPr>
            <w:r w:rsidRPr="007B42A5">
              <w:rPr>
                <w:color w:val="auto"/>
              </w:rPr>
              <w:t>Boston</w:t>
            </w:r>
          </w:p>
        </w:tc>
      </w:tr>
      <w:tr w:rsidR="00B32C55" w:rsidRPr="007B42A5" w14:paraId="76899F2E" w14:textId="77777777">
        <w:tc>
          <w:tcPr>
            <w:tcW w:w="2605" w:type="dxa"/>
            <w:vAlign w:val="bottom"/>
          </w:tcPr>
          <w:p w14:paraId="31F5186A" w14:textId="77777777" w:rsidR="00B32C55" w:rsidRPr="007B42A5" w:rsidRDefault="00CE4ED8">
            <w:pPr>
              <w:spacing w:line="285" w:lineRule="auto"/>
              <w:jc w:val="both"/>
              <w:rPr>
                <w:rFonts w:ascii="Times New Roman" w:hAnsi="Times New Roman" w:cs="Times New Roman"/>
                <w:i/>
                <w:color w:val="auto"/>
              </w:rPr>
            </w:pPr>
            <w:r w:rsidRPr="007B42A5">
              <w:rPr>
                <w:color w:val="auto"/>
              </w:rPr>
              <w:t>Reference</w:t>
            </w:r>
          </w:p>
        </w:tc>
        <w:tc>
          <w:tcPr>
            <w:tcW w:w="2340" w:type="dxa"/>
            <w:vAlign w:val="bottom"/>
          </w:tcPr>
          <w:p w14:paraId="22B66AAF" w14:textId="77777777" w:rsidR="00B32C55" w:rsidRPr="007B42A5" w:rsidRDefault="00CE4ED8">
            <w:pPr>
              <w:spacing w:line="285" w:lineRule="auto"/>
              <w:jc w:val="both"/>
              <w:rPr>
                <w:rFonts w:ascii="Times New Roman" w:hAnsi="Times New Roman" w:cs="Times New Roman"/>
                <w:i/>
                <w:color w:val="auto"/>
              </w:rPr>
            </w:pPr>
            <w:r w:rsidRPr="007B42A5">
              <w:rPr>
                <w:color w:val="auto"/>
              </w:rPr>
              <w:t xml:space="preserve"> $ 1,010</w:t>
            </w:r>
          </w:p>
        </w:tc>
        <w:tc>
          <w:tcPr>
            <w:tcW w:w="2160" w:type="dxa"/>
            <w:vAlign w:val="bottom"/>
          </w:tcPr>
          <w:p w14:paraId="4B277CB0" w14:textId="77777777" w:rsidR="00B32C55" w:rsidRPr="007B42A5" w:rsidRDefault="00CE4ED8">
            <w:pPr>
              <w:spacing w:line="285" w:lineRule="auto"/>
              <w:jc w:val="both"/>
              <w:rPr>
                <w:rFonts w:ascii="Times New Roman" w:hAnsi="Times New Roman" w:cs="Times New Roman"/>
                <w:i/>
                <w:color w:val="auto"/>
              </w:rPr>
            </w:pPr>
            <w:r w:rsidRPr="007B42A5">
              <w:rPr>
                <w:color w:val="auto"/>
              </w:rPr>
              <w:t xml:space="preserve"> $ 1,310 </w:t>
            </w:r>
          </w:p>
        </w:tc>
        <w:tc>
          <w:tcPr>
            <w:tcW w:w="2243" w:type="dxa"/>
          </w:tcPr>
          <w:p w14:paraId="44E73FDB" w14:textId="77777777" w:rsidR="00B32C55" w:rsidRPr="007B42A5" w:rsidRDefault="00CE4ED8">
            <w:pPr>
              <w:spacing w:line="285" w:lineRule="auto"/>
              <w:jc w:val="both"/>
              <w:rPr>
                <w:rFonts w:ascii="Times New Roman" w:hAnsi="Times New Roman" w:cs="Times New Roman"/>
                <w:color w:val="auto"/>
              </w:rPr>
            </w:pPr>
            <w:r w:rsidRPr="007B42A5">
              <w:rPr>
                <w:color w:val="auto"/>
              </w:rPr>
              <w:t>$1,270</w:t>
            </w:r>
          </w:p>
        </w:tc>
      </w:tr>
      <w:tr w:rsidR="00B32C55" w:rsidRPr="007B42A5" w14:paraId="2EAEDCE2" w14:textId="77777777">
        <w:tc>
          <w:tcPr>
            <w:tcW w:w="2605" w:type="dxa"/>
            <w:vAlign w:val="bottom"/>
          </w:tcPr>
          <w:p w14:paraId="18AC93C3" w14:textId="77777777" w:rsidR="00B32C55" w:rsidRPr="007B42A5" w:rsidRDefault="00CE4ED8">
            <w:pPr>
              <w:spacing w:line="285" w:lineRule="auto"/>
              <w:jc w:val="both"/>
              <w:rPr>
                <w:rFonts w:ascii="Times New Roman" w:hAnsi="Times New Roman" w:cs="Times New Roman"/>
                <w:i/>
                <w:color w:val="auto"/>
              </w:rPr>
            </w:pPr>
            <w:r w:rsidRPr="007B42A5">
              <w:rPr>
                <w:color w:val="auto"/>
              </w:rPr>
              <w:t>CLT</w:t>
            </w:r>
          </w:p>
        </w:tc>
        <w:tc>
          <w:tcPr>
            <w:tcW w:w="2340" w:type="dxa"/>
            <w:vAlign w:val="bottom"/>
          </w:tcPr>
          <w:p w14:paraId="2FAD509F" w14:textId="77777777" w:rsidR="00B32C55" w:rsidRPr="007B42A5" w:rsidRDefault="00CE4ED8">
            <w:pPr>
              <w:spacing w:line="285" w:lineRule="auto"/>
              <w:jc w:val="both"/>
              <w:rPr>
                <w:rFonts w:ascii="Times New Roman" w:hAnsi="Times New Roman" w:cs="Times New Roman"/>
                <w:i/>
                <w:color w:val="auto"/>
              </w:rPr>
            </w:pPr>
            <w:r w:rsidRPr="007B42A5">
              <w:rPr>
                <w:color w:val="auto"/>
              </w:rPr>
              <w:t xml:space="preserve"> $ 970 </w:t>
            </w:r>
          </w:p>
        </w:tc>
        <w:tc>
          <w:tcPr>
            <w:tcW w:w="2160" w:type="dxa"/>
            <w:vAlign w:val="bottom"/>
          </w:tcPr>
          <w:p w14:paraId="26FAA0C1" w14:textId="77777777" w:rsidR="00B32C55" w:rsidRPr="007B42A5" w:rsidRDefault="00CE4ED8">
            <w:pPr>
              <w:spacing w:line="285" w:lineRule="auto"/>
              <w:jc w:val="both"/>
              <w:rPr>
                <w:rFonts w:ascii="Times New Roman" w:hAnsi="Times New Roman" w:cs="Times New Roman"/>
                <w:i/>
                <w:color w:val="auto"/>
              </w:rPr>
            </w:pPr>
            <w:r w:rsidRPr="007B42A5">
              <w:rPr>
                <w:color w:val="auto"/>
              </w:rPr>
              <w:t xml:space="preserve"> $ 1,080 </w:t>
            </w:r>
          </w:p>
        </w:tc>
        <w:tc>
          <w:tcPr>
            <w:tcW w:w="2243" w:type="dxa"/>
          </w:tcPr>
          <w:p w14:paraId="77F5E068" w14:textId="77777777" w:rsidR="00B32C55" w:rsidRPr="007B42A5" w:rsidRDefault="00CE4ED8">
            <w:pPr>
              <w:spacing w:line="285" w:lineRule="auto"/>
              <w:jc w:val="both"/>
              <w:rPr>
                <w:rFonts w:ascii="Times New Roman" w:hAnsi="Times New Roman" w:cs="Times New Roman"/>
                <w:color w:val="auto"/>
              </w:rPr>
            </w:pPr>
            <w:r w:rsidRPr="007B42A5">
              <w:rPr>
                <w:color w:val="auto"/>
              </w:rPr>
              <w:t>$1,210</w:t>
            </w:r>
          </w:p>
        </w:tc>
      </w:tr>
      <w:tr w:rsidR="00B32C55" w:rsidRPr="007B42A5" w14:paraId="017131A6" w14:textId="77777777">
        <w:tc>
          <w:tcPr>
            <w:tcW w:w="2605" w:type="dxa"/>
            <w:vAlign w:val="bottom"/>
          </w:tcPr>
          <w:p w14:paraId="055CA18C" w14:textId="77777777" w:rsidR="00B32C55" w:rsidRPr="007B42A5" w:rsidRDefault="00CE4ED8">
            <w:pPr>
              <w:spacing w:line="285" w:lineRule="auto"/>
              <w:rPr>
                <w:rFonts w:ascii="Times New Roman" w:hAnsi="Times New Roman" w:cs="Times New Roman"/>
                <w:i/>
                <w:color w:val="auto"/>
              </w:rPr>
            </w:pPr>
            <w:r w:rsidRPr="007B42A5">
              <w:rPr>
                <w:color w:val="auto"/>
              </w:rPr>
              <w:t>Electricity Cost Reduction</w:t>
            </w:r>
          </w:p>
        </w:tc>
        <w:tc>
          <w:tcPr>
            <w:tcW w:w="2340" w:type="dxa"/>
            <w:vAlign w:val="bottom"/>
          </w:tcPr>
          <w:p w14:paraId="4DAE2A5C" w14:textId="77777777" w:rsidR="00B32C55" w:rsidRPr="007B42A5" w:rsidRDefault="00CE4ED8">
            <w:pPr>
              <w:spacing w:line="285" w:lineRule="auto"/>
              <w:jc w:val="both"/>
              <w:rPr>
                <w:rFonts w:ascii="Times New Roman" w:hAnsi="Times New Roman" w:cs="Times New Roman"/>
                <w:i/>
                <w:color w:val="auto"/>
              </w:rPr>
            </w:pPr>
            <w:r w:rsidRPr="007B42A5">
              <w:rPr>
                <w:color w:val="auto"/>
              </w:rPr>
              <w:t>4%</w:t>
            </w:r>
          </w:p>
        </w:tc>
        <w:tc>
          <w:tcPr>
            <w:tcW w:w="2160" w:type="dxa"/>
            <w:vAlign w:val="bottom"/>
          </w:tcPr>
          <w:p w14:paraId="2D9BF599" w14:textId="77777777" w:rsidR="00B32C55" w:rsidRPr="007B42A5" w:rsidRDefault="00CE4ED8">
            <w:pPr>
              <w:spacing w:line="285" w:lineRule="auto"/>
              <w:jc w:val="both"/>
              <w:rPr>
                <w:rFonts w:ascii="Times New Roman" w:hAnsi="Times New Roman" w:cs="Times New Roman"/>
                <w:i/>
                <w:color w:val="auto"/>
              </w:rPr>
            </w:pPr>
            <w:r w:rsidRPr="007B42A5">
              <w:rPr>
                <w:color w:val="auto"/>
              </w:rPr>
              <w:t>17%</w:t>
            </w:r>
          </w:p>
        </w:tc>
        <w:tc>
          <w:tcPr>
            <w:tcW w:w="2243" w:type="dxa"/>
          </w:tcPr>
          <w:p w14:paraId="5329B0D1" w14:textId="77777777" w:rsidR="00B32C55" w:rsidRPr="007B42A5" w:rsidRDefault="00CE4ED8">
            <w:pPr>
              <w:spacing w:line="285" w:lineRule="auto"/>
              <w:jc w:val="both"/>
              <w:rPr>
                <w:rFonts w:ascii="Times New Roman" w:hAnsi="Times New Roman" w:cs="Times New Roman"/>
                <w:color w:val="auto"/>
              </w:rPr>
            </w:pPr>
            <w:r w:rsidRPr="007B42A5">
              <w:rPr>
                <w:color w:val="auto"/>
              </w:rPr>
              <w:t>5%</w:t>
            </w:r>
          </w:p>
        </w:tc>
      </w:tr>
      <w:tr w:rsidR="00B32C55" w:rsidRPr="007B42A5" w14:paraId="3FF50731" w14:textId="77777777">
        <w:tc>
          <w:tcPr>
            <w:tcW w:w="2605" w:type="dxa"/>
            <w:vAlign w:val="bottom"/>
          </w:tcPr>
          <w:p w14:paraId="6E8A5A1C" w14:textId="77777777" w:rsidR="00B32C55" w:rsidRPr="007B42A5" w:rsidRDefault="00CE4ED8">
            <w:pPr>
              <w:spacing w:line="285" w:lineRule="auto"/>
              <w:rPr>
                <w:rFonts w:ascii="Times New Roman" w:hAnsi="Times New Roman" w:cs="Times New Roman"/>
                <w:color w:val="auto"/>
              </w:rPr>
            </w:pPr>
            <w:r w:rsidRPr="007B42A5">
              <w:rPr>
                <w:color w:val="auto"/>
              </w:rPr>
              <w:t>Peak Cooling Reduction</w:t>
            </w:r>
          </w:p>
        </w:tc>
        <w:tc>
          <w:tcPr>
            <w:tcW w:w="2340" w:type="dxa"/>
            <w:vAlign w:val="bottom"/>
          </w:tcPr>
          <w:p w14:paraId="4CAFD5D7" w14:textId="77777777" w:rsidR="00B32C55" w:rsidRPr="007B42A5" w:rsidRDefault="00CE4ED8">
            <w:pPr>
              <w:spacing w:line="285" w:lineRule="auto"/>
              <w:jc w:val="both"/>
              <w:rPr>
                <w:rFonts w:ascii="Times New Roman" w:hAnsi="Times New Roman" w:cs="Times New Roman"/>
                <w:color w:val="auto"/>
              </w:rPr>
            </w:pPr>
            <w:r w:rsidRPr="007B42A5">
              <w:rPr>
                <w:color w:val="auto"/>
              </w:rPr>
              <w:t>45%</w:t>
            </w:r>
          </w:p>
        </w:tc>
        <w:tc>
          <w:tcPr>
            <w:tcW w:w="2160" w:type="dxa"/>
            <w:vAlign w:val="bottom"/>
          </w:tcPr>
          <w:p w14:paraId="10AB6D41" w14:textId="77777777" w:rsidR="00B32C55" w:rsidRPr="007B42A5" w:rsidRDefault="00CE4ED8">
            <w:pPr>
              <w:spacing w:line="285" w:lineRule="auto"/>
              <w:jc w:val="both"/>
              <w:rPr>
                <w:rFonts w:ascii="Times New Roman" w:hAnsi="Times New Roman" w:cs="Times New Roman"/>
                <w:color w:val="auto"/>
              </w:rPr>
            </w:pPr>
            <w:r w:rsidRPr="007B42A5">
              <w:rPr>
                <w:color w:val="auto"/>
              </w:rPr>
              <w:t>33%</w:t>
            </w:r>
          </w:p>
        </w:tc>
        <w:tc>
          <w:tcPr>
            <w:tcW w:w="2243" w:type="dxa"/>
          </w:tcPr>
          <w:p w14:paraId="1B8B096B" w14:textId="77777777" w:rsidR="00B32C55" w:rsidRPr="007B42A5" w:rsidRDefault="00CE4ED8">
            <w:pPr>
              <w:keepNext/>
              <w:spacing w:line="285" w:lineRule="auto"/>
              <w:jc w:val="both"/>
              <w:rPr>
                <w:rFonts w:ascii="Times New Roman" w:hAnsi="Times New Roman" w:cs="Times New Roman"/>
                <w:color w:val="auto"/>
              </w:rPr>
              <w:pPrChange w:id="57" w:author="Eric S" w:date="2018-08-15T16:57:00Z">
                <w:pPr>
                  <w:spacing w:line="285" w:lineRule="auto"/>
                  <w:jc w:val="both"/>
                </w:pPr>
              </w:pPrChange>
            </w:pPr>
            <w:r w:rsidRPr="007B42A5">
              <w:rPr>
                <w:color w:val="auto"/>
              </w:rPr>
              <w:t>31%</w:t>
            </w:r>
          </w:p>
        </w:tc>
      </w:tr>
    </w:tbl>
    <w:p w14:paraId="3621BAEB" w14:textId="40ABA636" w:rsidR="00B32C55" w:rsidRPr="007B42A5" w:rsidRDefault="000A6269">
      <w:pPr>
        <w:pStyle w:val="Caption"/>
        <w:jc w:val="center"/>
        <w:rPr>
          <w:i w:val="0"/>
          <w:sz w:val="22"/>
          <w:szCs w:val="22"/>
          <w:rPrChange w:id="58" w:author="Eric S" w:date="2018-08-15T16:57:00Z">
            <w:rPr>
              <w:i/>
              <w:sz w:val="22"/>
              <w:szCs w:val="22"/>
            </w:rPr>
          </w:rPrChange>
        </w:rPr>
        <w:pPrChange w:id="59" w:author="Eric S" w:date="2018-08-15T17:06:00Z">
          <w:pPr>
            <w:spacing w:line="285" w:lineRule="auto"/>
            <w:jc w:val="both"/>
          </w:pPr>
        </w:pPrChange>
      </w:pPr>
      <w:bookmarkStart w:id="60" w:name="_Ref522130577"/>
      <w:r w:rsidRPr="007B42A5">
        <w:rPr>
          <w:color w:val="auto"/>
          <w:sz w:val="22"/>
          <w:szCs w:val="22"/>
          <w:rPrChange w:id="61" w:author="Eric S" w:date="2018-08-15T16:57:00Z">
            <w:rPr/>
          </w:rPrChange>
        </w:rPr>
        <w:t xml:space="preserve">Table </w:t>
      </w:r>
      <w:r w:rsidRPr="007B42A5">
        <w:rPr>
          <w:color w:val="auto"/>
          <w:sz w:val="22"/>
          <w:szCs w:val="22"/>
          <w:rPrChange w:id="62" w:author="Eric S" w:date="2018-08-15T16:57:00Z">
            <w:rPr/>
          </w:rPrChange>
        </w:rPr>
        <w:fldChar w:fldCharType="begin"/>
      </w:r>
      <w:r w:rsidRPr="007B42A5">
        <w:rPr>
          <w:color w:val="auto"/>
          <w:sz w:val="22"/>
          <w:szCs w:val="22"/>
          <w:rPrChange w:id="63" w:author="Eric S" w:date="2018-08-15T16:57:00Z">
            <w:rPr/>
          </w:rPrChange>
        </w:rPr>
        <w:instrText xml:space="preserve"> SEQ Table \* ARABIC </w:instrText>
      </w:r>
      <w:r w:rsidRPr="007B42A5">
        <w:rPr>
          <w:color w:val="auto"/>
          <w:sz w:val="22"/>
          <w:szCs w:val="22"/>
          <w:rPrChange w:id="64" w:author="Eric S" w:date="2018-08-15T16:57:00Z">
            <w:rPr/>
          </w:rPrChange>
        </w:rPr>
        <w:fldChar w:fldCharType="separate"/>
      </w:r>
      <w:r w:rsidR="00C841E0">
        <w:rPr>
          <w:noProof/>
          <w:color w:val="auto"/>
          <w:sz w:val="22"/>
          <w:szCs w:val="22"/>
        </w:rPr>
        <w:t>10</w:t>
      </w:r>
      <w:r w:rsidRPr="007B42A5">
        <w:rPr>
          <w:color w:val="auto"/>
          <w:sz w:val="22"/>
          <w:szCs w:val="22"/>
          <w:rPrChange w:id="65" w:author="Eric S" w:date="2018-08-15T16:57:00Z">
            <w:rPr/>
          </w:rPrChange>
        </w:rPr>
        <w:fldChar w:fldCharType="end"/>
      </w:r>
      <w:bookmarkEnd w:id="60"/>
      <w:r w:rsidRPr="007B42A5">
        <w:rPr>
          <w:color w:val="auto"/>
          <w:sz w:val="22"/>
          <w:szCs w:val="22"/>
          <w:rPrChange w:id="66" w:author="Eric S" w:date="2018-08-15T16:57:00Z">
            <w:rPr/>
          </w:rPrChange>
        </w:rPr>
        <w:t>: Annual electricity cost in all three cities using a variable cooling setpoint</w:t>
      </w:r>
    </w:p>
    <w:p w14:paraId="3F323937" w14:textId="4C6D248D" w:rsidR="00401D24" w:rsidRDefault="00CE4ED8">
      <w:pPr>
        <w:spacing w:line="285" w:lineRule="auto"/>
        <w:jc w:val="both"/>
        <w:rPr>
          <w:sz w:val="22"/>
          <w:szCs w:val="22"/>
        </w:rPr>
      </w:pPr>
      <w:r w:rsidRPr="007B42A5">
        <w:rPr>
          <w:sz w:val="22"/>
          <w:szCs w:val="22"/>
        </w:rPr>
        <w:t xml:space="preserve">Despite the low energy cost savings in Sacramento and Boston, CLT reduces the peak cooling energy by </w:t>
      </w:r>
      <w:r w:rsidR="00676230" w:rsidRPr="007B42A5">
        <w:rPr>
          <w:sz w:val="22"/>
          <w:szCs w:val="22"/>
        </w:rPr>
        <w:t>30% or more</w:t>
      </w:r>
      <w:r w:rsidRPr="007B42A5">
        <w:rPr>
          <w:sz w:val="22"/>
          <w:szCs w:val="22"/>
        </w:rPr>
        <w:t xml:space="preserve"> in all three cities. </w:t>
      </w:r>
      <w:r w:rsidR="00692B78">
        <w:rPr>
          <w:sz w:val="22"/>
          <w:szCs w:val="22"/>
        </w:rPr>
        <w:fldChar w:fldCharType="begin"/>
      </w:r>
      <w:r w:rsidR="00692B78">
        <w:rPr>
          <w:sz w:val="22"/>
          <w:szCs w:val="22"/>
        </w:rPr>
        <w:instrText xml:space="preserve"> REF _Ref522618671 \h </w:instrText>
      </w:r>
      <w:r w:rsidR="00692B78">
        <w:rPr>
          <w:sz w:val="22"/>
          <w:szCs w:val="22"/>
        </w:rPr>
      </w:r>
      <w:r w:rsidR="00692B78">
        <w:rPr>
          <w:sz w:val="22"/>
          <w:szCs w:val="22"/>
        </w:rPr>
        <w:fldChar w:fldCharType="separate"/>
      </w:r>
      <w:r w:rsidR="00692B78" w:rsidRPr="00282376">
        <w:rPr>
          <w:sz w:val="22"/>
        </w:rPr>
        <w:t xml:space="preserve">Figure </w:t>
      </w:r>
      <w:r w:rsidR="00692B78" w:rsidRPr="00282376">
        <w:rPr>
          <w:noProof/>
          <w:sz w:val="22"/>
        </w:rPr>
        <w:t>8</w:t>
      </w:r>
      <w:r w:rsidR="00692B78">
        <w:rPr>
          <w:sz w:val="22"/>
          <w:szCs w:val="22"/>
        </w:rPr>
        <w:fldChar w:fldCharType="end"/>
      </w:r>
      <w:r w:rsidR="00692B78">
        <w:rPr>
          <w:sz w:val="22"/>
          <w:szCs w:val="22"/>
        </w:rPr>
        <w:t xml:space="preserve"> </w:t>
      </w:r>
      <w:r w:rsidRPr="007B42A5">
        <w:rPr>
          <w:sz w:val="22"/>
          <w:szCs w:val="22"/>
        </w:rPr>
        <w:t>show</w:t>
      </w:r>
      <w:r w:rsidR="003C501A" w:rsidRPr="007B42A5">
        <w:rPr>
          <w:sz w:val="22"/>
          <w:szCs w:val="22"/>
        </w:rPr>
        <w:t>s</w:t>
      </w:r>
      <w:r w:rsidRPr="007B42A5">
        <w:rPr>
          <w:sz w:val="22"/>
          <w:szCs w:val="22"/>
        </w:rPr>
        <w:t xml:space="preserve"> indoor </w:t>
      </w:r>
      <w:r w:rsidR="003C501A" w:rsidRPr="007B42A5">
        <w:rPr>
          <w:sz w:val="22"/>
          <w:szCs w:val="22"/>
        </w:rPr>
        <w:t xml:space="preserve">air </w:t>
      </w:r>
      <w:r w:rsidRPr="007B42A5">
        <w:rPr>
          <w:sz w:val="22"/>
          <w:szCs w:val="22"/>
        </w:rPr>
        <w:t>temperature</w:t>
      </w:r>
      <w:r w:rsidR="00F258D7" w:rsidRPr="007B42A5">
        <w:rPr>
          <w:sz w:val="22"/>
          <w:szCs w:val="22"/>
        </w:rPr>
        <w:t>, t</w:t>
      </w:r>
      <w:r w:rsidRPr="007B42A5">
        <w:rPr>
          <w:sz w:val="22"/>
          <w:szCs w:val="22"/>
        </w:rPr>
        <w:t xml:space="preserve">he </w:t>
      </w:r>
      <w:r w:rsidR="00F258D7" w:rsidRPr="007B42A5">
        <w:rPr>
          <w:sz w:val="22"/>
          <w:szCs w:val="22"/>
        </w:rPr>
        <w:t xml:space="preserve">interior surface </w:t>
      </w:r>
      <w:r w:rsidRPr="007B42A5">
        <w:rPr>
          <w:sz w:val="22"/>
          <w:szCs w:val="22"/>
        </w:rPr>
        <w:t xml:space="preserve">temperature of the exterior walls, and the purchased electricity rate during the hottest day of the year </w:t>
      </w:r>
      <w:r w:rsidR="003C501A" w:rsidRPr="007B42A5">
        <w:rPr>
          <w:sz w:val="22"/>
          <w:szCs w:val="22"/>
        </w:rPr>
        <w:t>for each analyzed building and location</w:t>
      </w:r>
    </w:p>
    <w:p w14:paraId="470C9439" w14:textId="0C456603" w:rsidR="00B32C55" w:rsidRPr="007B42A5" w:rsidRDefault="00282376">
      <w:pPr>
        <w:spacing w:line="285" w:lineRule="auto"/>
        <w:jc w:val="both"/>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14:anchorId="5D6734B7" wp14:editId="37FDEF19">
                <wp:simplePos x="0" y="0"/>
                <wp:positionH relativeFrom="margin">
                  <wp:align>right</wp:align>
                </wp:positionH>
                <wp:positionV relativeFrom="paragraph">
                  <wp:posOffset>0</wp:posOffset>
                </wp:positionV>
                <wp:extent cx="3419475" cy="8210550"/>
                <wp:effectExtent l="0" t="0" r="9525" b="0"/>
                <wp:wrapTight wrapText="bothSides">
                  <wp:wrapPolygon edited="0">
                    <wp:start x="361" y="50"/>
                    <wp:lineTo x="361" y="18844"/>
                    <wp:lineTo x="1203" y="19395"/>
                    <wp:lineTo x="481" y="19946"/>
                    <wp:lineTo x="241" y="20046"/>
                    <wp:lineTo x="241" y="21550"/>
                    <wp:lineTo x="19975" y="21550"/>
                    <wp:lineTo x="19975" y="20197"/>
                    <wp:lineTo x="21540" y="19545"/>
                    <wp:lineTo x="21540" y="19194"/>
                    <wp:lineTo x="20938" y="18593"/>
                    <wp:lineTo x="21058" y="501"/>
                    <wp:lineTo x="17328" y="301"/>
                    <wp:lineTo x="7942" y="50"/>
                    <wp:lineTo x="361" y="50"/>
                  </wp:wrapPolygon>
                </wp:wrapTight>
                <wp:docPr id="4" name="Group 4"/>
                <wp:cNvGraphicFramePr/>
                <a:graphic xmlns:a="http://schemas.openxmlformats.org/drawingml/2006/main">
                  <a:graphicData uri="http://schemas.microsoft.com/office/word/2010/wordprocessingGroup">
                    <wpg:wgp>
                      <wpg:cNvGrpSpPr/>
                      <wpg:grpSpPr>
                        <a:xfrm>
                          <a:off x="0" y="0"/>
                          <a:ext cx="3419475" cy="8210550"/>
                          <a:chOff x="0" y="0"/>
                          <a:chExt cx="3431540" cy="8228965"/>
                        </a:xfrm>
                      </wpg:grpSpPr>
                      <wpg:grpSp>
                        <wpg:cNvPr id="215335932" name="Group 215335932"/>
                        <wpg:cNvGrpSpPr/>
                        <wpg:grpSpPr>
                          <a:xfrm>
                            <a:off x="0" y="0"/>
                            <a:ext cx="3431540" cy="7448550"/>
                            <a:chOff x="0" y="0"/>
                            <a:chExt cx="4012819" cy="7723791"/>
                          </a:xfrm>
                        </wpg:grpSpPr>
                        <wpg:grpSp>
                          <wpg:cNvPr id="17" name="Group 17"/>
                          <wpg:cNvGrpSpPr/>
                          <wpg:grpSpPr>
                            <a:xfrm>
                              <a:off x="0" y="0"/>
                              <a:ext cx="3860167" cy="7670139"/>
                              <a:chOff x="0" y="0"/>
                              <a:chExt cx="3860167" cy="7670139"/>
                            </a:xfrm>
                          </wpg:grpSpPr>
                          <wpg:grpSp>
                            <wpg:cNvPr id="32" name="Group 32"/>
                            <wpg:cNvGrpSpPr/>
                            <wpg:grpSpPr>
                              <a:xfrm>
                                <a:off x="0" y="0"/>
                                <a:ext cx="3860167" cy="7670139"/>
                                <a:chOff x="0" y="0"/>
                                <a:chExt cx="4107457" cy="7670773"/>
                              </a:xfrm>
                            </wpg:grpSpPr>
                            <wpg:grpSp>
                              <wpg:cNvPr id="36" name="Group 36"/>
                              <wpg:cNvGrpSpPr/>
                              <wpg:grpSpPr>
                                <a:xfrm>
                                  <a:off x="132033" y="209815"/>
                                  <a:ext cx="3975424" cy="7460958"/>
                                  <a:chOff x="132033" y="209815"/>
                                  <a:chExt cx="3726611" cy="8125311"/>
                                </a:xfrm>
                              </wpg:grpSpPr>
                              <wpg:grpSp>
                                <wpg:cNvPr id="38" name="Group 38"/>
                                <wpg:cNvGrpSpPr/>
                                <wpg:grpSpPr>
                                  <a:xfrm>
                                    <a:off x="149286" y="240088"/>
                                    <a:ext cx="957097" cy="2166032"/>
                                    <a:chOff x="149286" y="240088"/>
                                    <a:chExt cx="957097" cy="2166032"/>
                                  </a:xfrm>
                                </wpg:grpSpPr>
                                <wps:wsp>
                                  <wps:cNvPr id="51" name="Text Box 2"/>
                                  <wps:cNvSpPr txBox="1">
                                    <a:spLocks noChangeArrowheads="1"/>
                                  </wps:cNvSpPr>
                                  <wps:spPr bwMode="auto">
                                    <a:xfrm>
                                      <a:off x="149286" y="1879128"/>
                                      <a:ext cx="930909" cy="526992"/>
                                    </a:xfrm>
                                    <a:prstGeom prst="rect">
                                      <a:avLst/>
                                    </a:prstGeom>
                                    <a:solidFill>
                                      <a:srgbClr val="FFFFFF"/>
                                    </a:solidFill>
                                    <a:ln w="9525">
                                      <a:noFill/>
                                      <a:miter lim="800000"/>
                                      <a:headEnd/>
                                      <a:tailEnd/>
                                    </a:ln>
                                  </wps:spPr>
                                  <wps:txbx>
                                    <w:txbxContent>
                                      <w:p w14:paraId="146370C1" w14:textId="77777777" w:rsidR="000F3D81" w:rsidRDefault="000F3D81" w:rsidP="00401D24">
                                        <w:pPr>
                                          <w:jc w:val="both"/>
                                          <w:rPr>
                                            <w:i/>
                                          </w:rPr>
                                        </w:pPr>
                                        <w:r>
                                          <w:rPr>
                                            <w:i/>
                                          </w:rPr>
                                          <w:t>Electricity Purchase Rate</w:t>
                                        </w:r>
                                      </w:p>
                                    </w:txbxContent>
                                  </wps:txbx>
                                  <wps:bodyPr rot="0" vert="horz" wrap="square" lIns="91440" tIns="45720" rIns="91440" bIns="45720" anchor="t" anchorCtr="0">
                                    <a:noAutofit/>
                                  </wps:bodyPr>
                                </wps:wsp>
                                <wps:wsp>
                                  <wps:cNvPr id="52" name="Text Box 2"/>
                                  <wps:cNvSpPr txBox="1">
                                    <a:spLocks noChangeArrowheads="1"/>
                                  </wps:cNvSpPr>
                                  <wps:spPr bwMode="auto">
                                    <a:xfrm>
                                      <a:off x="192418" y="1076872"/>
                                      <a:ext cx="913765" cy="523866"/>
                                    </a:xfrm>
                                    <a:prstGeom prst="rect">
                                      <a:avLst/>
                                    </a:prstGeom>
                                    <a:solidFill>
                                      <a:srgbClr val="FFFFFF"/>
                                    </a:solidFill>
                                    <a:ln w="9525">
                                      <a:noFill/>
                                      <a:miter lim="800000"/>
                                      <a:headEnd/>
                                      <a:tailEnd/>
                                    </a:ln>
                                  </wps:spPr>
                                  <wps:txbx>
                                    <w:txbxContent>
                                      <w:p w14:paraId="2434734B" w14:textId="77777777" w:rsidR="000F3D81" w:rsidRDefault="000F3D81" w:rsidP="00401D24">
                                        <w:pPr>
                                          <w:rPr>
                                            <w:i/>
                                          </w:rPr>
                                        </w:pPr>
                                        <w:r>
                                          <w:rPr>
                                            <w:i/>
                                          </w:rPr>
                                          <w:t>Exterior Wall Temperature</w:t>
                                        </w:r>
                                      </w:p>
                                    </w:txbxContent>
                                  </wps:txbx>
                                  <wps:bodyPr rot="0" vert="horz" wrap="square" lIns="91440" tIns="45720" rIns="91440" bIns="45720" anchor="t" anchorCtr="0">
                                    <a:noAutofit/>
                                  </wps:bodyPr>
                                </wps:wsp>
                                <wps:wsp>
                                  <wps:cNvPr id="53" name="Text Box 2"/>
                                  <wps:cNvSpPr txBox="1">
                                    <a:spLocks noChangeArrowheads="1"/>
                                  </wps:cNvSpPr>
                                  <wps:spPr bwMode="auto">
                                    <a:xfrm>
                                      <a:off x="226908" y="240088"/>
                                      <a:ext cx="879475" cy="494649"/>
                                    </a:xfrm>
                                    <a:prstGeom prst="rect">
                                      <a:avLst/>
                                    </a:prstGeom>
                                    <a:solidFill>
                                      <a:srgbClr val="FFFFFF"/>
                                    </a:solidFill>
                                    <a:ln w="9525">
                                      <a:noFill/>
                                      <a:miter lim="800000"/>
                                      <a:headEnd/>
                                      <a:tailEnd/>
                                    </a:ln>
                                  </wps:spPr>
                                  <wps:txbx>
                                    <w:txbxContent>
                                      <w:p w14:paraId="7866EE23" w14:textId="77777777" w:rsidR="000F3D81" w:rsidRDefault="000F3D81" w:rsidP="00401D24">
                                        <w:pPr>
                                          <w:jc w:val="both"/>
                                          <w:rPr>
                                            <w:i/>
                                          </w:rPr>
                                        </w:pPr>
                                        <w:r>
                                          <w:rPr>
                                            <w:i/>
                                          </w:rPr>
                                          <w:t>Indoor Temperature</w:t>
                                        </w:r>
                                      </w:p>
                                    </w:txbxContent>
                                  </wps:txbx>
                                  <wps:bodyPr rot="0" vert="horz" wrap="square" lIns="91440" tIns="45720" rIns="91440" bIns="45720" anchor="t" anchorCtr="0">
                                    <a:noAutofit/>
                                  </wps:bodyPr>
                                </wps:wsp>
                              </wpg:grpSp>
                              <wpg:grpSp>
                                <wpg:cNvPr id="39" name="Group 39"/>
                                <wpg:cNvGrpSpPr/>
                                <wpg:grpSpPr>
                                  <a:xfrm>
                                    <a:off x="982829" y="209815"/>
                                    <a:ext cx="2875815" cy="8125311"/>
                                    <a:chOff x="982829" y="209815"/>
                                    <a:chExt cx="2826597" cy="7966797"/>
                                  </a:xfrm>
                                </wpg:grpSpPr>
                                <pic:pic xmlns:pic="http://schemas.openxmlformats.org/drawingml/2006/picture">
                                  <pic:nvPicPr>
                                    <pic:cNvPr id="48" name="Picture 4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0800000" flipH="1" flipV="1">
                                      <a:off x="982829" y="2922096"/>
                                      <a:ext cx="2797175" cy="2620010"/>
                                    </a:xfrm>
                                    <a:prstGeom prst="rect">
                                      <a:avLst/>
                                    </a:prstGeom>
                                    <a:noFill/>
                                    <a:ln>
                                      <a:noFill/>
                                    </a:ln>
                                  </pic:spPr>
                                </pic:pic>
                                <pic:pic xmlns:pic="http://schemas.openxmlformats.org/drawingml/2006/picture">
                                  <pic:nvPicPr>
                                    <pic:cNvPr id="49" name="Picture 4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994471" y="5554061"/>
                                      <a:ext cx="2814955" cy="2622551"/>
                                    </a:xfrm>
                                    <a:prstGeom prst="rect">
                                      <a:avLst/>
                                    </a:prstGeom>
                                    <a:noFill/>
                                    <a:ln>
                                      <a:noFill/>
                                    </a:ln>
                                  </pic:spPr>
                                </pic:pic>
                                <pic:pic xmlns:pic="http://schemas.openxmlformats.org/drawingml/2006/picture">
                                  <pic:nvPicPr>
                                    <pic:cNvPr id="50" name="Picture 50"/>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994471" y="209815"/>
                                      <a:ext cx="2811780" cy="2620011"/>
                                    </a:xfrm>
                                    <a:prstGeom prst="rect">
                                      <a:avLst/>
                                    </a:prstGeom>
                                    <a:noFill/>
                                    <a:ln>
                                      <a:noFill/>
                                    </a:ln>
                                  </pic:spPr>
                                </pic:pic>
                              </wpg:grpSp>
                              <wpg:grpSp>
                                <wpg:cNvPr id="40" name="Group 40"/>
                                <wpg:cNvGrpSpPr/>
                                <wpg:grpSpPr>
                                  <a:xfrm>
                                    <a:off x="166538" y="3259274"/>
                                    <a:ext cx="947005" cy="2103844"/>
                                    <a:chOff x="166538" y="3259274"/>
                                    <a:chExt cx="947005" cy="2103844"/>
                                  </a:xfrm>
                                </wpg:grpSpPr>
                                <wps:wsp>
                                  <wps:cNvPr id="45" name="Text Box 2"/>
                                  <wps:cNvSpPr txBox="1">
                                    <a:spLocks noChangeArrowheads="1"/>
                                  </wps:cNvSpPr>
                                  <wps:spPr bwMode="auto">
                                    <a:xfrm>
                                      <a:off x="182633" y="4807756"/>
                                      <a:ext cx="930910" cy="555362"/>
                                    </a:xfrm>
                                    <a:prstGeom prst="rect">
                                      <a:avLst/>
                                    </a:prstGeom>
                                    <a:solidFill>
                                      <a:srgbClr val="FFFFFF"/>
                                    </a:solidFill>
                                    <a:ln w="9525">
                                      <a:noFill/>
                                      <a:miter lim="800000"/>
                                      <a:headEnd/>
                                      <a:tailEnd/>
                                    </a:ln>
                                  </wps:spPr>
                                  <wps:txbx>
                                    <w:txbxContent>
                                      <w:p w14:paraId="3CC2619B" w14:textId="77777777" w:rsidR="000F3D81" w:rsidRDefault="000F3D81" w:rsidP="00401D24">
                                        <w:pPr>
                                          <w:jc w:val="both"/>
                                          <w:rPr>
                                            <w:i/>
                                          </w:rPr>
                                        </w:pPr>
                                        <w:r>
                                          <w:rPr>
                                            <w:i/>
                                          </w:rPr>
                                          <w:t>Electricity Purchase Rate</w:t>
                                        </w:r>
                                      </w:p>
                                    </w:txbxContent>
                                  </wps:txbx>
                                  <wps:bodyPr rot="0" vert="horz" wrap="square" lIns="91440" tIns="45720" rIns="91440" bIns="45720" anchor="t" anchorCtr="0">
                                    <a:noAutofit/>
                                  </wps:bodyPr>
                                </wps:wsp>
                                <wps:wsp>
                                  <wps:cNvPr id="46" name="Text Box 2"/>
                                  <wps:cNvSpPr txBox="1">
                                    <a:spLocks noChangeArrowheads="1"/>
                                  </wps:cNvSpPr>
                                  <wps:spPr bwMode="auto">
                                    <a:xfrm>
                                      <a:off x="166538" y="4044303"/>
                                      <a:ext cx="913765" cy="560897"/>
                                    </a:xfrm>
                                    <a:prstGeom prst="rect">
                                      <a:avLst/>
                                    </a:prstGeom>
                                    <a:solidFill>
                                      <a:srgbClr val="FFFFFF"/>
                                    </a:solidFill>
                                    <a:ln w="9525">
                                      <a:noFill/>
                                      <a:miter lim="800000"/>
                                      <a:headEnd/>
                                      <a:tailEnd/>
                                    </a:ln>
                                  </wps:spPr>
                                  <wps:txbx>
                                    <w:txbxContent>
                                      <w:p w14:paraId="67C58BF3" w14:textId="77777777" w:rsidR="000F3D81" w:rsidRDefault="000F3D81" w:rsidP="00401D24">
                                        <w:pPr>
                                          <w:rPr>
                                            <w:i/>
                                          </w:rPr>
                                        </w:pPr>
                                        <w:r>
                                          <w:rPr>
                                            <w:i/>
                                          </w:rPr>
                                          <w:t>Exterior Wall Temperature</w:t>
                                        </w:r>
                                      </w:p>
                                    </w:txbxContent>
                                  </wps:txbx>
                                  <wps:bodyPr rot="0" vert="horz" wrap="square" lIns="91440" tIns="45720" rIns="91440" bIns="45720" anchor="t" anchorCtr="0">
                                    <a:noAutofit/>
                                  </wps:bodyPr>
                                </wps:wsp>
                                <wps:wsp>
                                  <wps:cNvPr id="47" name="Text Box 2"/>
                                  <wps:cNvSpPr txBox="1">
                                    <a:spLocks noChangeArrowheads="1"/>
                                  </wps:cNvSpPr>
                                  <wps:spPr bwMode="auto">
                                    <a:xfrm>
                                      <a:off x="192418" y="3259274"/>
                                      <a:ext cx="879475" cy="462379"/>
                                    </a:xfrm>
                                    <a:prstGeom prst="rect">
                                      <a:avLst/>
                                    </a:prstGeom>
                                    <a:solidFill>
                                      <a:srgbClr val="FFFFFF"/>
                                    </a:solidFill>
                                    <a:ln w="9525">
                                      <a:noFill/>
                                      <a:miter lim="800000"/>
                                      <a:headEnd/>
                                      <a:tailEnd/>
                                    </a:ln>
                                  </wps:spPr>
                                  <wps:txbx>
                                    <w:txbxContent>
                                      <w:p w14:paraId="54187870" w14:textId="77777777" w:rsidR="000F3D81" w:rsidRDefault="000F3D81" w:rsidP="00401D24">
                                        <w:pPr>
                                          <w:jc w:val="both"/>
                                          <w:rPr>
                                            <w:i/>
                                          </w:rPr>
                                        </w:pPr>
                                        <w:r>
                                          <w:rPr>
                                            <w:i/>
                                          </w:rPr>
                                          <w:t>Indoor Temperature</w:t>
                                        </w:r>
                                      </w:p>
                                    </w:txbxContent>
                                  </wps:txbx>
                                  <wps:bodyPr rot="0" vert="horz" wrap="square" lIns="91440" tIns="45720" rIns="91440" bIns="45720" anchor="t" anchorCtr="0">
                                    <a:noAutofit/>
                                  </wps:bodyPr>
                                </wps:wsp>
                              </wpg:grpSp>
                              <wpg:grpSp>
                                <wpg:cNvPr id="41" name="Group 41"/>
                                <wpg:cNvGrpSpPr/>
                                <wpg:grpSpPr>
                                  <a:xfrm>
                                    <a:off x="132033" y="5873159"/>
                                    <a:ext cx="957112" cy="2235421"/>
                                    <a:chOff x="132033" y="5873159"/>
                                    <a:chExt cx="957112" cy="2235421"/>
                                  </a:xfrm>
                                </wpg:grpSpPr>
                                <wps:wsp>
                                  <wps:cNvPr id="42" name="Text Box 2"/>
                                  <wps:cNvSpPr txBox="1">
                                    <a:spLocks noChangeArrowheads="1"/>
                                  </wps:cNvSpPr>
                                  <wps:spPr bwMode="auto">
                                    <a:xfrm>
                                      <a:off x="132033" y="7512179"/>
                                      <a:ext cx="930910" cy="596401"/>
                                    </a:xfrm>
                                    <a:prstGeom prst="rect">
                                      <a:avLst/>
                                    </a:prstGeom>
                                    <a:solidFill>
                                      <a:srgbClr val="FFFFFF"/>
                                    </a:solidFill>
                                    <a:ln w="9525">
                                      <a:noFill/>
                                      <a:miter lim="800000"/>
                                      <a:headEnd/>
                                      <a:tailEnd/>
                                    </a:ln>
                                  </wps:spPr>
                                  <wps:txbx>
                                    <w:txbxContent>
                                      <w:p w14:paraId="7D2922E8" w14:textId="77777777" w:rsidR="000F3D81" w:rsidRDefault="000F3D81" w:rsidP="00401D24">
                                        <w:pPr>
                                          <w:jc w:val="both"/>
                                          <w:rPr>
                                            <w:i/>
                                          </w:rPr>
                                        </w:pPr>
                                        <w:r>
                                          <w:rPr>
                                            <w:i/>
                                          </w:rPr>
                                          <w:t>Electricity Purchase Rate</w:t>
                                        </w:r>
                                      </w:p>
                                    </w:txbxContent>
                                  </wps:txbx>
                                  <wps:bodyPr rot="0" vert="horz" wrap="square" lIns="91440" tIns="45720" rIns="91440" bIns="45720" anchor="t" anchorCtr="0">
                                    <a:noAutofit/>
                                  </wps:bodyPr>
                                </wps:wsp>
                                <wps:wsp>
                                  <wps:cNvPr id="43" name="Text Box 2"/>
                                  <wps:cNvSpPr txBox="1">
                                    <a:spLocks noChangeArrowheads="1"/>
                                  </wps:cNvSpPr>
                                  <wps:spPr bwMode="auto">
                                    <a:xfrm>
                                      <a:off x="175165" y="6709922"/>
                                      <a:ext cx="913765" cy="545800"/>
                                    </a:xfrm>
                                    <a:prstGeom prst="rect">
                                      <a:avLst/>
                                    </a:prstGeom>
                                    <a:solidFill>
                                      <a:srgbClr val="FFFFFF"/>
                                    </a:solidFill>
                                    <a:ln w="9525">
                                      <a:noFill/>
                                      <a:miter lim="800000"/>
                                      <a:headEnd/>
                                      <a:tailEnd/>
                                    </a:ln>
                                  </wps:spPr>
                                  <wps:txbx>
                                    <w:txbxContent>
                                      <w:p w14:paraId="135933D6" w14:textId="77777777" w:rsidR="000F3D81" w:rsidRDefault="000F3D81" w:rsidP="00401D24">
                                        <w:pPr>
                                          <w:rPr>
                                            <w:i/>
                                          </w:rPr>
                                        </w:pPr>
                                        <w:r>
                                          <w:rPr>
                                            <w:i/>
                                          </w:rPr>
                                          <w:t>Exterior Wall Temperature</w:t>
                                        </w:r>
                                      </w:p>
                                    </w:txbxContent>
                                  </wps:txbx>
                                  <wps:bodyPr rot="0" vert="horz" wrap="square" lIns="91440" tIns="45720" rIns="91440" bIns="45720" anchor="t" anchorCtr="0">
                                    <a:noAutofit/>
                                  </wps:bodyPr>
                                </wps:wsp>
                                <wps:wsp>
                                  <wps:cNvPr id="44" name="Text Box 2"/>
                                  <wps:cNvSpPr txBox="1">
                                    <a:spLocks noChangeArrowheads="1"/>
                                  </wps:cNvSpPr>
                                  <wps:spPr bwMode="auto">
                                    <a:xfrm>
                                      <a:off x="209670" y="5873159"/>
                                      <a:ext cx="879475" cy="507903"/>
                                    </a:xfrm>
                                    <a:prstGeom prst="rect">
                                      <a:avLst/>
                                    </a:prstGeom>
                                    <a:solidFill>
                                      <a:srgbClr val="FFFFFF"/>
                                    </a:solidFill>
                                    <a:ln w="9525">
                                      <a:noFill/>
                                      <a:miter lim="800000"/>
                                      <a:headEnd/>
                                      <a:tailEnd/>
                                    </a:ln>
                                  </wps:spPr>
                                  <wps:txbx>
                                    <w:txbxContent>
                                      <w:p w14:paraId="37AE78DF" w14:textId="77777777" w:rsidR="000F3D81" w:rsidRDefault="000F3D81" w:rsidP="00401D24">
                                        <w:pPr>
                                          <w:jc w:val="both"/>
                                          <w:rPr>
                                            <w:i/>
                                          </w:rPr>
                                        </w:pPr>
                                        <w:r>
                                          <w:rPr>
                                            <w:i/>
                                          </w:rPr>
                                          <w:t>Indoor Temperature</w:t>
                                        </w:r>
                                      </w:p>
                                    </w:txbxContent>
                                  </wps:txbx>
                                  <wps:bodyPr rot="0" vert="horz" wrap="square" lIns="91440" tIns="45720" rIns="91440" bIns="45720" anchor="t" anchorCtr="0">
                                    <a:noAutofit/>
                                  </wps:bodyPr>
                                </wps:wsp>
                              </wpg:grpSp>
                            </wpg:grpSp>
                            <wps:wsp>
                              <wps:cNvPr id="37" name="Rectangle 37"/>
                              <wps:cNvSpPr/>
                              <wps:spPr>
                                <a:xfrm>
                                  <a:off x="0" y="0"/>
                                  <a:ext cx="1665027" cy="75603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3" name="Text Box 2"/>
                            <wps:cNvSpPr txBox="1">
                              <a:spLocks noChangeArrowheads="1"/>
                            </wps:cNvSpPr>
                            <wps:spPr bwMode="auto">
                              <a:xfrm>
                                <a:off x="1956111" y="112816"/>
                                <a:ext cx="1028355" cy="243840"/>
                              </a:xfrm>
                              <a:prstGeom prst="rect">
                                <a:avLst/>
                              </a:prstGeom>
                              <a:solidFill>
                                <a:srgbClr val="FFFFFF"/>
                              </a:solidFill>
                              <a:ln w="9525">
                                <a:noFill/>
                                <a:miter lim="800000"/>
                                <a:headEnd/>
                                <a:tailEnd/>
                              </a:ln>
                            </wps:spPr>
                            <wps:txbx>
                              <w:txbxContent>
                                <w:p w14:paraId="65D3DDF2" w14:textId="5D351849" w:rsidR="000F3D81" w:rsidRDefault="000F3D81" w:rsidP="00401D24">
                                  <w:pPr>
                                    <w:rPr>
                                      <w:b/>
                                      <w:i/>
                                      <w:sz w:val="22"/>
                                    </w:rPr>
                                  </w:pPr>
                                  <w:r>
                                    <w:rPr>
                                      <w:b/>
                                      <w:i/>
                                      <w:sz w:val="22"/>
                                    </w:rPr>
                                    <w:t>Phoenix</w:t>
                                  </w:r>
                                </w:p>
                              </w:txbxContent>
                            </wps:txbx>
                            <wps:bodyPr rot="0" vert="horz" wrap="square" lIns="91440" tIns="45720" rIns="91440" bIns="45720" anchor="t" anchorCtr="0">
                              <a:noAutofit/>
                            </wps:bodyPr>
                          </wps:wsp>
                          <wps:wsp>
                            <wps:cNvPr id="34" name="Text Box 2"/>
                            <wps:cNvSpPr txBox="1">
                              <a:spLocks noChangeArrowheads="1"/>
                            </wps:cNvSpPr>
                            <wps:spPr bwMode="auto">
                              <a:xfrm>
                                <a:off x="1856945" y="2636322"/>
                                <a:ext cx="1161053" cy="279400"/>
                              </a:xfrm>
                              <a:prstGeom prst="rect">
                                <a:avLst/>
                              </a:prstGeom>
                              <a:solidFill>
                                <a:srgbClr val="FFFFFF"/>
                              </a:solidFill>
                              <a:ln w="9525">
                                <a:noFill/>
                                <a:miter lim="800000"/>
                                <a:headEnd/>
                                <a:tailEnd/>
                              </a:ln>
                            </wps:spPr>
                            <wps:txbx>
                              <w:txbxContent>
                                <w:p w14:paraId="09ADCAD0" w14:textId="6EE41516" w:rsidR="000F3D81" w:rsidRDefault="000F3D81" w:rsidP="00401D24">
                                  <w:pPr>
                                    <w:rPr>
                                      <w:b/>
                                      <w:i/>
                                      <w:sz w:val="22"/>
                                    </w:rPr>
                                  </w:pPr>
                                  <w:r>
                                    <w:rPr>
                                      <w:b/>
                                      <w:i/>
                                      <w:sz w:val="22"/>
                                    </w:rPr>
                                    <w:t>Sacramento</w:t>
                                  </w:r>
                                </w:p>
                              </w:txbxContent>
                            </wps:txbx>
                            <wps:bodyPr rot="0" vert="horz" wrap="square" lIns="91440" tIns="45720" rIns="91440" bIns="45720" anchor="t" anchorCtr="0">
                              <a:noAutofit/>
                            </wps:bodyPr>
                          </wps:wsp>
                          <wps:wsp>
                            <wps:cNvPr id="35" name="Text Box 2"/>
                            <wps:cNvSpPr txBox="1">
                              <a:spLocks noChangeArrowheads="1"/>
                            </wps:cNvSpPr>
                            <wps:spPr bwMode="auto">
                              <a:xfrm>
                                <a:off x="2023176" y="5124203"/>
                                <a:ext cx="827154" cy="259080"/>
                              </a:xfrm>
                              <a:prstGeom prst="rect">
                                <a:avLst/>
                              </a:prstGeom>
                              <a:solidFill>
                                <a:srgbClr val="FFFFFF"/>
                              </a:solidFill>
                              <a:ln w="9525">
                                <a:noFill/>
                                <a:miter lim="800000"/>
                                <a:headEnd/>
                                <a:tailEnd/>
                              </a:ln>
                            </wps:spPr>
                            <wps:txbx>
                              <w:txbxContent>
                                <w:p w14:paraId="185AE914" w14:textId="2B2CBAE7" w:rsidR="000F3D81" w:rsidRDefault="000F3D81" w:rsidP="00401D24">
                                  <w:pPr>
                                    <w:rPr>
                                      <w:b/>
                                      <w:i/>
                                      <w:sz w:val="22"/>
                                    </w:rPr>
                                  </w:pPr>
                                  <w:r>
                                    <w:rPr>
                                      <w:b/>
                                      <w:i/>
                                      <w:sz w:val="22"/>
                                    </w:rPr>
                                    <w:t>Boston</w:t>
                                  </w:r>
                                </w:p>
                              </w:txbxContent>
                            </wps:txbx>
                            <wps:bodyPr rot="0" vert="horz" wrap="square" lIns="91440" tIns="45720" rIns="91440" bIns="45720" anchor="t" anchorCtr="0">
                              <a:noAutofit/>
                            </wps:bodyPr>
                          </wps:wsp>
                        </wpg:grpSp>
                        <wpg:grpSp>
                          <wpg:cNvPr id="18" name="Group 18"/>
                          <wpg:cNvGrpSpPr/>
                          <wpg:grpSpPr>
                            <a:xfrm>
                              <a:off x="341578" y="7574799"/>
                              <a:ext cx="3671241" cy="148992"/>
                              <a:chOff x="341578" y="7574799"/>
                              <a:chExt cx="3671241" cy="148992"/>
                            </a:xfrm>
                          </wpg:grpSpPr>
                          <pic:pic xmlns:pic="http://schemas.openxmlformats.org/drawingml/2006/picture">
                            <pic:nvPicPr>
                              <pic:cNvPr id="21" name="Picture 21"/>
                              <pic:cNvPicPr>
                                <a:picLocks noChangeAspect="1"/>
                              </pic:cNvPicPr>
                            </pic:nvPicPr>
                            <pic:blipFill rotWithShape="1">
                              <a:blip r:embed="rId31" cstate="print">
                                <a:extLst>
                                  <a:ext uri="{28A0092B-C50C-407E-A947-70E740481C1C}">
                                    <a14:useLocalDpi xmlns:a14="http://schemas.microsoft.com/office/drawing/2010/main" val="0"/>
                                  </a:ext>
                                </a:extLst>
                              </a:blip>
                              <a:srcRect t="71928"/>
                              <a:stretch/>
                            </pic:blipFill>
                            <pic:spPr bwMode="auto">
                              <a:xfrm>
                                <a:off x="2944973" y="7584791"/>
                                <a:ext cx="1067846" cy="139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Picture 29"/>
                              <pic:cNvPicPr>
                                <a:picLocks noChangeAspect="1"/>
                              </pic:cNvPicPr>
                            </pic:nvPicPr>
                            <pic:blipFill rotWithShape="1">
                              <a:blip r:embed="rId31" cstate="print">
                                <a:extLst>
                                  <a:ext uri="{28A0092B-C50C-407E-A947-70E740481C1C}">
                                    <a14:useLocalDpi xmlns:a14="http://schemas.microsoft.com/office/drawing/2010/main" val="0"/>
                                  </a:ext>
                                </a:extLst>
                              </a:blip>
                              <a:srcRect t="25018" r="28577" b="53071"/>
                              <a:stretch/>
                            </pic:blipFill>
                            <pic:spPr bwMode="auto">
                              <a:xfrm>
                                <a:off x="1036063" y="7584791"/>
                                <a:ext cx="762393" cy="1082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31" cstate="print">
                                <a:extLst>
                                  <a:ext uri="{28A0092B-C50C-407E-A947-70E740481C1C}">
                                    <a14:useLocalDpi xmlns:a14="http://schemas.microsoft.com/office/drawing/2010/main" val="0"/>
                                  </a:ext>
                                </a:extLst>
                              </a:blip>
                              <a:srcRect t="43782" b="27959"/>
                              <a:stretch/>
                            </pic:blipFill>
                            <pic:spPr bwMode="auto">
                              <a:xfrm>
                                <a:off x="1856944" y="7574799"/>
                                <a:ext cx="1067843" cy="13983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32" cstate="print">
                                <a:extLst>
                                  <a:ext uri="{28A0092B-C50C-407E-A947-70E740481C1C}">
                                    <a14:useLocalDpi xmlns:a14="http://schemas.microsoft.com/office/drawing/2010/main" val="0"/>
                                  </a:ext>
                                </a:extLst>
                              </a:blip>
                              <a:srcRect r="32949" b="74762"/>
                              <a:stretch/>
                            </pic:blipFill>
                            <pic:spPr bwMode="auto">
                              <a:xfrm>
                                <a:off x="341578" y="7578489"/>
                                <a:ext cx="715781" cy="124018"/>
                              </a:xfrm>
                              <a:prstGeom prst="rect">
                                <a:avLst/>
                              </a:prstGeom>
                              <a:noFill/>
                              <a:ln>
                                <a:noFill/>
                              </a:ln>
                              <a:extLst>
                                <a:ext uri="{53640926-AAD7-44D8-BBD7-CCE9431645EC}">
                                  <a14:shadowObscured xmlns:a14="http://schemas.microsoft.com/office/drawing/2010/main"/>
                                </a:ext>
                              </a:extLst>
                            </pic:spPr>
                          </pic:pic>
                        </wpg:grpSp>
                      </wpg:grpSp>
                      <wps:wsp>
                        <wps:cNvPr id="2" name="Text Box 2"/>
                        <wps:cNvSpPr txBox="1"/>
                        <wps:spPr>
                          <a:xfrm>
                            <a:off x="66911" y="7620000"/>
                            <a:ext cx="3078879" cy="608965"/>
                          </a:xfrm>
                          <a:prstGeom prst="rect">
                            <a:avLst/>
                          </a:prstGeom>
                          <a:solidFill>
                            <a:prstClr val="white"/>
                          </a:solidFill>
                          <a:ln>
                            <a:noFill/>
                          </a:ln>
                        </wps:spPr>
                        <wps:txbx>
                          <w:txbxContent>
                            <w:p w14:paraId="11460363" w14:textId="098F0D7E" w:rsidR="000F3D81" w:rsidRPr="00282376" w:rsidRDefault="000F3D81" w:rsidP="00C841E0">
                              <w:pPr>
                                <w:pStyle w:val="Caption"/>
                                <w:rPr>
                                  <w:rFonts w:eastAsiaTheme="minorHAnsi"/>
                                  <w:noProof/>
                                  <w:color w:val="auto"/>
                                  <w:sz w:val="32"/>
                                  <w:szCs w:val="24"/>
                                </w:rPr>
                              </w:pPr>
                              <w:bookmarkStart w:id="67" w:name="_Ref522618671"/>
                              <w:r w:rsidRPr="00282376">
                                <w:rPr>
                                  <w:color w:val="auto"/>
                                  <w:sz w:val="22"/>
                                </w:rPr>
                                <w:t xml:space="preserve">Figure </w:t>
                              </w:r>
                              <w:r w:rsidRPr="00282376">
                                <w:rPr>
                                  <w:color w:val="auto"/>
                                  <w:sz w:val="22"/>
                                </w:rPr>
                                <w:fldChar w:fldCharType="begin"/>
                              </w:r>
                              <w:r w:rsidRPr="00282376">
                                <w:rPr>
                                  <w:color w:val="auto"/>
                                  <w:sz w:val="22"/>
                                </w:rPr>
                                <w:instrText xml:space="preserve"> SEQ Figure \* ARABIC </w:instrText>
                              </w:r>
                              <w:r w:rsidRPr="00282376">
                                <w:rPr>
                                  <w:color w:val="auto"/>
                                  <w:sz w:val="22"/>
                                </w:rPr>
                                <w:fldChar w:fldCharType="separate"/>
                              </w:r>
                              <w:r>
                                <w:rPr>
                                  <w:noProof/>
                                  <w:color w:val="auto"/>
                                  <w:sz w:val="22"/>
                                </w:rPr>
                                <w:t>8</w:t>
                              </w:r>
                              <w:r w:rsidRPr="00282376">
                                <w:rPr>
                                  <w:color w:val="auto"/>
                                  <w:sz w:val="22"/>
                                </w:rPr>
                                <w:fldChar w:fldCharType="end"/>
                              </w:r>
                              <w:bookmarkEnd w:id="67"/>
                              <w:r w:rsidRPr="00282376">
                                <w:rPr>
                                  <w:color w:val="auto"/>
                                  <w:sz w:val="22"/>
                                </w:rPr>
                                <w:t>: Indoor temperature, wall temperatur</w:t>
                              </w:r>
                              <w:r>
                                <w:rPr>
                                  <w:color w:val="auto"/>
                                  <w:sz w:val="22"/>
                                </w:rPr>
                                <w:t>e, and purchased electricity in the</w:t>
                              </w:r>
                              <w:r w:rsidRPr="00282376">
                                <w:rPr>
                                  <w:color w:val="auto"/>
                                  <w:sz w:val="22"/>
                                </w:rPr>
                                <w:t xml:space="preserve"> three cities over a </w:t>
                              </w:r>
                              <w:proofErr w:type="gramStart"/>
                              <w:r w:rsidRPr="00282376">
                                <w:rPr>
                                  <w:color w:val="auto"/>
                                  <w:sz w:val="22"/>
                                </w:rPr>
                                <w:t>24 hour</w:t>
                              </w:r>
                              <w:proofErr w:type="gramEnd"/>
                              <w:r w:rsidRPr="00282376">
                                <w:rPr>
                                  <w:color w:val="auto"/>
                                  <w:sz w:val="22"/>
                                </w:rPr>
                                <w:t xml:space="preserve"> period during the hottest day of the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734B7" id="Group 4" o:spid="_x0000_s1059" style="position:absolute;left:0;text-align:left;margin-left:218.05pt;margin-top:0;width:269.25pt;height:646.5pt;z-index:251685376;mso-position-horizontal:right;mso-position-horizontal-relative:margin;mso-width-relative:margin;mso-height-relative:margin" coordsize="34315,82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">
                <v:group id="Group 215335932" o:spid="_x0000_s1060" style="position:absolute;width:34315;height:74485" coordsize="40128,7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">
                  <v:group id="Group 17" o:spid="_x0000_s1061" style="position:absolute;width:38601;height:76701" coordsize="38601,7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32" o:spid="_x0000_s1062" style="position:absolute;width:38601;height:76701" coordsize="41074,7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6" o:spid="_x0000_s1063" style="position:absolute;left:1320;top:2098;width:39754;height:74609" coordorigin="1320,2098" coordsize="37266,8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8" o:spid="_x0000_s1064" style="position:absolute;left:1492;top:2400;width:9571;height:21661" coordorigin="1492,2400" coordsize="9570,2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2" o:spid="_x0000_s1065" type="#_x0000_t202" style="position:absolute;left:1492;top:18791;width:9309;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146370C1" w14:textId="77777777" w:rsidR="000F3D81" w:rsidRDefault="000F3D81" w:rsidP="00401D24">
                                  <w:pPr>
                                    <w:jc w:val="both"/>
                                    <w:rPr>
                                      <w:i/>
                                    </w:rPr>
                                  </w:pPr>
                                  <w:r>
                                    <w:rPr>
                                      <w:i/>
                                    </w:rPr>
                                    <w:t>Electricity Purchase Rate</w:t>
                                  </w:r>
                                </w:p>
                              </w:txbxContent>
                            </v:textbox>
                          </v:shape>
                          <v:shape id="Text Box 2" o:spid="_x0000_s1066" type="#_x0000_t202" style="position:absolute;left:1924;top:10768;width:9137;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14:paraId="2434734B" w14:textId="77777777" w:rsidR="000F3D81" w:rsidRDefault="000F3D81" w:rsidP="00401D24">
                                  <w:pPr>
                                    <w:rPr>
                                      <w:i/>
                                    </w:rPr>
                                  </w:pPr>
                                  <w:r>
                                    <w:rPr>
                                      <w:i/>
                                    </w:rPr>
                                    <w:t>Exterior Wall Temperature</w:t>
                                  </w:r>
                                </w:p>
                              </w:txbxContent>
                            </v:textbox>
                          </v:shape>
                          <v:shape id="Text Box 2" o:spid="_x0000_s1067" type="#_x0000_t202" style="position:absolute;left:2269;top:2400;width:8794;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" stroked="f">
                            <v:textbox>
                              <w:txbxContent>
                                <w:p w14:paraId="7866EE23" w14:textId="77777777" w:rsidR="000F3D81" w:rsidRDefault="000F3D81" w:rsidP="00401D24">
                                  <w:pPr>
                                    <w:jc w:val="both"/>
                                    <w:rPr>
                                      <w:i/>
                                    </w:rPr>
                                  </w:pPr>
                                  <w:r>
                                    <w:rPr>
                                      <w:i/>
                                    </w:rPr>
                                    <w:t>Indoor Temperature</w:t>
                                  </w:r>
                                </w:p>
                              </w:txbxContent>
                            </v:textbox>
                          </v:shape>
                        </v:group>
                        <v:group id="Group 39" o:spid="_x0000_s1068" style="position:absolute;left:9828;top:2098;width:28758;height:81253" coordorigin="9828,2098" coordsize="28265,7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48" o:spid="_x0000_s1069" type="#_x0000_t75" style="position:absolute;left:9828;top:29220;width:27972;height:26201;rotation:180;flip:x 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">
                            <v:imagedata r:id="rId33" o:title=""/>
                          </v:shape>
                          <v:shape id="Picture 49" o:spid="_x0000_s1070" type="#_x0000_t75" style="position:absolute;left:9944;top:55540;width:28150;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">
                            <v:imagedata r:id="rId34" o:title=""/>
                          </v:shape>
                          <v:shape id="Picture 50" o:spid="_x0000_s1071" type="#_x0000_t75" style="position:absolute;left:9944;top:2098;width:28118;height:2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">
                            <v:imagedata r:id="rId35" o:title=""/>
                          </v:shape>
                        </v:group>
                        <v:group id="Group 40" o:spid="_x0000_s1072" style="position:absolute;left:1665;top:32592;width:9470;height:21039" coordorigin="1665,32592" coordsize="9470,2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2" o:spid="_x0000_s1073" type="#_x0000_t202" style="position:absolute;left:1826;top:48077;width:9309;height: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3CC2619B" w14:textId="77777777" w:rsidR="000F3D81" w:rsidRDefault="000F3D81" w:rsidP="00401D24">
                                  <w:pPr>
                                    <w:jc w:val="both"/>
                                    <w:rPr>
                                      <w:i/>
                                    </w:rPr>
                                  </w:pPr>
                                  <w:r>
                                    <w:rPr>
                                      <w:i/>
                                    </w:rPr>
                                    <w:t>Electricity Purchase Rate</w:t>
                                  </w:r>
                                </w:p>
                              </w:txbxContent>
                            </v:textbox>
                          </v:shape>
                          <v:shape id="Text Box 2" o:spid="_x0000_s1074" type="#_x0000_t202" style="position:absolute;left:1665;top:40443;width:9138;height:5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67C58BF3" w14:textId="77777777" w:rsidR="000F3D81" w:rsidRDefault="000F3D81" w:rsidP="00401D24">
                                  <w:pPr>
                                    <w:rPr>
                                      <w:i/>
                                    </w:rPr>
                                  </w:pPr>
                                  <w:r>
                                    <w:rPr>
                                      <w:i/>
                                    </w:rPr>
                                    <w:t>Exterior Wall Temperature</w:t>
                                  </w:r>
                                </w:p>
                              </w:txbxContent>
                            </v:textbox>
                          </v:shape>
                          <v:shape id="Text Box 2" o:spid="_x0000_s1075" type="#_x0000_t202" style="position:absolute;left:1924;top:32592;width:8794;height:4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14:paraId="54187870" w14:textId="77777777" w:rsidR="000F3D81" w:rsidRDefault="000F3D81" w:rsidP="00401D24">
                                  <w:pPr>
                                    <w:jc w:val="both"/>
                                    <w:rPr>
                                      <w:i/>
                                    </w:rPr>
                                  </w:pPr>
                                  <w:r>
                                    <w:rPr>
                                      <w:i/>
                                    </w:rPr>
                                    <w:t>Indoor Temperature</w:t>
                                  </w:r>
                                </w:p>
                              </w:txbxContent>
                            </v:textbox>
                          </v:shape>
                        </v:group>
                        <v:group id="Group 41" o:spid="_x0000_s1076" style="position:absolute;left:1320;top:58731;width:9571;height:22354" coordorigin="1320,58731" coordsize="9571,2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Text Box 2" o:spid="_x0000_s1077" type="#_x0000_t202" style="position:absolute;left:1320;top:75121;width:9309;height:5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7D2922E8" w14:textId="77777777" w:rsidR="000F3D81" w:rsidRDefault="000F3D81" w:rsidP="00401D24">
                                  <w:pPr>
                                    <w:jc w:val="both"/>
                                    <w:rPr>
                                      <w:i/>
                                    </w:rPr>
                                  </w:pPr>
                                  <w:r>
                                    <w:rPr>
                                      <w:i/>
                                    </w:rPr>
                                    <w:t>Electricity Purchase Rate</w:t>
                                  </w:r>
                                </w:p>
                              </w:txbxContent>
                            </v:textbox>
                          </v:shape>
                          <v:shape id="Text Box 2" o:spid="_x0000_s1078" type="#_x0000_t202" style="position:absolute;left:1751;top:67099;width:9138;height:5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135933D6" w14:textId="77777777" w:rsidR="000F3D81" w:rsidRDefault="000F3D81" w:rsidP="00401D24">
                                  <w:pPr>
                                    <w:rPr>
                                      <w:i/>
                                    </w:rPr>
                                  </w:pPr>
                                  <w:r>
                                    <w:rPr>
                                      <w:i/>
                                    </w:rPr>
                                    <w:t>Exterior Wall Temperature</w:t>
                                  </w:r>
                                </w:p>
                              </w:txbxContent>
                            </v:textbox>
                          </v:shape>
                          <v:shape id="Text Box 2" o:spid="_x0000_s1079" type="#_x0000_t202" style="position:absolute;left:2096;top:58731;width:8795;height:5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37AE78DF" w14:textId="77777777" w:rsidR="000F3D81" w:rsidRDefault="000F3D81" w:rsidP="00401D24">
                                  <w:pPr>
                                    <w:jc w:val="both"/>
                                    <w:rPr>
                                      <w:i/>
                                    </w:rPr>
                                  </w:pPr>
                                  <w:r>
                                    <w:rPr>
                                      <w:i/>
                                    </w:rPr>
                                    <w:t>Indoor Temperature</w:t>
                                  </w:r>
                                </w:p>
                              </w:txbxContent>
                            </v:textbox>
                          </v:shape>
                        </v:group>
                      </v:group>
                      <v:rect id="Rectangle 37" o:spid="_x0000_s1080" style="position:absolute;width:16650;height:75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" filled="f" stroked="f" strokeweight="2pt"/>
                    </v:group>
                    <v:shape id="Text Box 2" o:spid="_x0000_s1081" type="#_x0000_t202" style="position:absolute;left:19561;top:1128;width:10283;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65D3DDF2" w14:textId="5D351849" w:rsidR="000F3D81" w:rsidRDefault="000F3D81" w:rsidP="00401D24">
                            <w:pPr>
                              <w:rPr>
                                <w:b/>
                                <w:i/>
                                <w:sz w:val="22"/>
                              </w:rPr>
                            </w:pPr>
                            <w:r>
                              <w:rPr>
                                <w:b/>
                                <w:i/>
                                <w:sz w:val="22"/>
                              </w:rPr>
                              <w:t>Phoenix</w:t>
                            </w:r>
                          </w:p>
                        </w:txbxContent>
                      </v:textbox>
                    </v:shape>
                    <v:shape id="Text Box 2" o:spid="_x0000_s1082" type="#_x0000_t202" style="position:absolute;left:18569;top:26363;width:1161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09ADCAD0" w14:textId="6EE41516" w:rsidR="000F3D81" w:rsidRDefault="000F3D81" w:rsidP="00401D24">
                            <w:pPr>
                              <w:rPr>
                                <w:b/>
                                <w:i/>
                                <w:sz w:val="22"/>
                              </w:rPr>
                            </w:pPr>
                            <w:r>
                              <w:rPr>
                                <w:b/>
                                <w:i/>
                                <w:sz w:val="22"/>
                              </w:rPr>
                              <w:t>Sacramento</w:t>
                            </w:r>
                          </w:p>
                        </w:txbxContent>
                      </v:textbox>
                    </v:shape>
                    <v:shape id="Text Box 2" o:spid="_x0000_s1083" type="#_x0000_t202" style="position:absolute;left:20231;top:51242;width:827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185AE914" w14:textId="2B2CBAE7" w:rsidR="000F3D81" w:rsidRDefault="000F3D81" w:rsidP="00401D24">
                            <w:pPr>
                              <w:rPr>
                                <w:b/>
                                <w:i/>
                                <w:sz w:val="22"/>
                              </w:rPr>
                            </w:pPr>
                            <w:r>
                              <w:rPr>
                                <w:b/>
                                <w:i/>
                                <w:sz w:val="22"/>
                              </w:rPr>
                              <w:t>Boston</w:t>
                            </w:r>
                          </w:p>
                        </w:txbxContent>
                      </v:textbox>
                    </v:shape>
                  </v:group>
                  <v:group id="Group 18" o:spid="_x0000_s1084" style="position:absolute;left:3415;top:75747;width:36713;height:1490" coordorigin="3415,75747" coordsize="36712,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21" o:spid="_x0000_s1085" type="#_x0000_t75" style="position:absolute;left:29449;top:75847;width:10679;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">
                      <v:imagedata r:id="rId36" o:title="" croptop="47139f"/>
                    </v:shape>
                    <v:shape id="Picture 29" o:spid="_x0000_s1086" type="#_x0000_t75" style="position:absolute;left:10360;top:75847;width:7624;height:1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">
                      <v:imagedata r:id="rId36" o:title="" croptop="16396f" cropbottom="34781f" cropright="18728f"/>
                    </v:shape>
                    <v:shape id="Picture 30" o:spid="_x0000_s1087" type="#_x0000_t75" style="position:absolute;left:18569;top:75747;width:10678;height:1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">
                      <v:imagedata r:id="rId36" o:title="" croptop="28693f" cropbottom="18323f"/>
                    </v:shape>
                    <v:shape id="Picture 31" o:spid="_x0000_s1088" type="#_x0000_t75" style="position:absolute;left:3415;top:75784;width:7158;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">
                      <v:imagedata r:id="rId37" o:title="" cropbottom="48996f" cropright="21593f"/>
                    </v:shape>
                  </v:group>
                </v:group>
                <v:shape id="Text Box 2" o:spid="_x0000_s1089" type="#_x0000_t202" style="position:absolute;left:669;top:76200;width:30788;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11460363" w14:textId="098F0D7E" w:rsidR="000F3D81" w:rsidRPr="00282376" w:rsidRDefault="000F3D81" w:rsidP="00C841E0">
                        <w:pPr>
                          <w:pStyle w:val="Caption"/>
                          <w:rPr>
                            <w:rFonts w:eastAsiaTheme="minorHAnsi"/>
                            <w:noProof/>
                            <w:color w:val="auto"/>
                            <w:sz w:val="32"/>
                            <w:szCs w:val="24"/>
                          </w:rPr>
                        </w:pPr>
                        <w:bookmarkStart w:id="68" w:name="_Ref522618671"/>
                        <w:r w:rsidRPr="00282376">
                          <w:rPr>
                            <w:color w:val="auto"/>
                            <w:sz w:val="22"/>
                          </w:rPr>
                          <w:t xml:space="preserve">Figure </w:t>
                        </w:r>
                        <w:r w:rsidRPr="00282376">
                          <w:rPr>
                            <w:color w:val="auto"/>
                            <w:sz w:val="22"/>
                          </w:rPr>
                          <w:fldChar w:fldCharType="begin"/>
                        </w:r>
                        <w:r w:rsidRPr="00282376">
                          <w:rPr>
                            <w:color w:val="auto"/>
                            <w:sz w:val="22"/>
                          </w:rPr>
                          <w:instrText xml:space="preserve"> SEQ Figure \* ARABIC </w:instrText>
                        </w:r>
                        <w:r w:rsidRPr="00282376">
                          <w:rPr>
                            <w:color w:val="auto"/>
                            <w:sz w:val="22"/>
                          </w:rPr>
                          <w:fldChar w:fldCharType="separate"/>
                        </w:r>
                        <w:r>
                          <w:rPr>
                            <w:noProof/>
                            <w:color w:val="auto"/>
                            <w:sz w:val="22"/>
                          </w:rPr>
                          <w:t>8</w:t>
                        </w:r>
                        <w:r w:rsidRPr="00282376">
                          <w:rPr>
                            <w:color w:val="auto"/>
                            <w:sz w:val="22"/>
                          </w:rPr>
                          <w:fldChar w:fldCharType="end"/>
                        </w:r>
                        <w:bookmarkEnd w:id="68"/>
                        <w:r w:rsidRPr="00282376">
                          <w:rPr>
                            <w:color w:val="auto"/>
                            <w:sz w:val="22"/>
                          </w:rPr>
                          <w:t>: Indoor temperature, wall temperatur</w:t>
                        </w:r>
                        <w:r>
                          <w:rPr>
                            <w:color w:val="auto"/>
                            <w:sz w:val="22"/>
                          </w:rPr>
                          <w:t>e, and purchased electricity in the</w:t>
                        </w:r>
                        <w:r w:rsidRPr="00282376">
                          <w:rPr>
                            <w:color w:val="auto"/>
                            <w:sz w:val="22"/>
                          </w:rPr>
                          <w:t xml:space="preserve"> three cities over a </w:t>
                        </w:r>
                        <w:proofErr w:type="gramStart"/>
                        <w:r w:rsidRPr="00282376">
                          <w:rPr>
                            <w:color w:val="auto"/>
                            <w:sz w:val="22"/>
                          </w:rPr>
                          <w:t>24 hour</w:t>
                        </w:r>
                        <w:proofErr w:type="gramEnd"/>
                        <w:r w:rsidRPr="00282376">
                          <w:rPr>
                            <w:color w:val="auto"/>
                            <w:sz w:val="22"/>
                          </w:rPr>
                          <w:t xml:space="preserve"> period during the hottest day of the year</w:t>
                        </w:r>
                      </w:p>
                    </w:txbxContent>
                  </v:textbox>
                </v:shape>
                <w10:wrap type="tight" anchorx="margin"/>
              </v:group>
            </w:pict>
          </mc:Fallback>
        </mc:AlternateContent>
      </w:r>
      <w:r w:rsidR="003C501A" w:rsidRPr="007B42A5">
        <w:rPr>
          <w:sz w:val="22"/>
          <w:szCs w:val="22"/>
        </w:rPr>
        <w:t>.</w:t>
      </w:r>
    </w:p>
    <w:p w14:paraId="489F3A27" w14:textId="77777777" w:rsidR="003C501A" w:rsidRPr="007B42A5" w:rsidRDefault="003C501A">
      <w:pPr>
        <w:spacing w:line="285" w:lineRule="auto"/>
        <w:jc w:val="both"/>
      </w:pPr>
    </w:p>
    <w:p w14:paraId="1F86D624" w14:textId="10187A8F" w:rsidR="00B32C55" w:rsidRPr="007B42A5" w:rsidRDefault="00CE4ED8">
      <w:pPr>
        <w:spacing w:line="285" w:lineRule="auto"/>
        <w:jc w:val="both"/>
        <w:rPr>
          <w:sz w:val="22"/>
          <w:szCs w:val="22"/>
        </w:rPr>
      </w:pPr>
      <w:r w:rsidRPr="007B42A5">
        <w:rPr>
          <w:sz w:val="22"/>
          <w:szCs w:val="22"/>
        </w:rPr>
        <w:t>The variable setpoint simulations show that CLT homes cool down both faster and to a lower temperature than the reference homes, indicating the precooling potential of th</w:t>
      </w:r>
      <w:r w:rsidR="004467D0">
        <w:rPr>
          <w:sz w:val="22"/>
          <w:szCs w:val="22"/>
        </w:rPr>
        <w:t>e CLT homes. This is due to the</w:t>
      </w:r>
      <w:r w:rsidRPr="007B42A5">
        <w:rPr>
          <w:sz w:val="22"/>
          <w:szCs w:val="22"/>
        </w:rPr>
        <w:t xml:space="preserve"> air tightness of the CLT constructions. The simulations further show that the CLT walls are less prone to temperature swings than the wood stud frame walls and can decrease in temperature for a longer period. Because these properties, the CLT homes reduce the purchased electricity rate during peak hours. In Phoenix, the warmest location, electricity costs during peak hours are 10% lower in the CLT home than in the reference home. Another benefit that the CLT homes experience is that there is a significantly smaller spike in the electricity </w:t>
      </w:r>
      <w:r w:rsidR="00CA2534" w:rsidRPr="007B42A5">
        <w:rPr>
          <w:sz w:val="22"/>
          <w:szCs w:val="22"/>
        </w:rPr>
        <w:t>demand</w:t>
      </w:r>
      <w:r w:rsidRPr="007B42A5">
        <w:rPr>
          <w:sz w:val="22"/>
          <w:szCs w:val="22"/>
        </w:rPr>
        <w:t xml:space="preserve"> at the end of the setback period.</w:t>
      </w:r>
      <w:r w:rsidR="00CA2534" w:rsidRPr="007B42A5">
        <w:rPr>
          <w:sz w:val="22"/>
          <w:szCs w:val="22"/>
        </w:rPr>
        <w:t xml:space="preserve"> </w:t>
      </w:r>
    </w:p>
    <w:p w14:paraId="00BA70B6" w14:textId="7C0C96AB" w:rsidR="00B32C55" w:rsidRPr="007B42A5" w:rsidRDefault="00B32C55">
      <w:pPr>
        <w:pStyle w:val="Heading2"/>
      </w:pPr>
    </w:p>
    <w:p w14:paraId="0B82B9A2" w14:textId="4FECCAED" w:rsidR="00B32C55" w:rsidRPr="007B42A5" w:rsidRDefault="00B32C55">
      <w:pPr>
        <w:pStyle w:val="Heading2"/>
      </w:pPr>
    </w:p>
    <w:p w14:paraId="31182238" w14:textId="4544227E" w:rsidR="00B32C55" w:rsidRPr="007B42A5" w:rsidRDefault="00CE4ED8">
      <w:pPr>
        <w:pStyle w:val="Heading2"/>
      </w:pPr>
      <w:r w:rsidRPr="007B42A5">
        <w:t>3.3. Hygrothermal Simulation</w:t>
      </w:r>
    </w:p>
    <w:p w14:paraId="05E57D53" w14:textId="454FDD92" w:rsidR="00B32C55" w:rsidRPr="007B42A5" w:rsidRDefault="00B32C55">
      <w:pPr>
        <w:pBdr>
          <w:top w:val="nil"/>
          <w:left w:val="nil"/>
          <w:bottom w:val="nil"/>
          <w:right w:val="nil"/>
          <w:between w:val="nil"/>
        </w:pBdr>
        <w:jc w:val="both"/>
        <w:rPr>
          <w:sz w:val="22"/>
          <w:szCs w:val="22"/>
        </w:rPr>
      </w:pPr>
    </w:p>
    <w:bookmarkStart w:id="69" w:name="_Hlk522644325"/>
    <w:p w14:paraId="00E972FA" w14:textId="2DAD4698" w:rsidR="00923580" w:rsidRPr="007B42A5" w:rsidRDefault="00364B0E" w:rsidP="00325671">
      <w:pPr>
        <w:pBdr>
          <w:top w:val="nil"/>
          <w:left w:val="nil"/>
          <w:bottom w:val="nil"/>
          <w:right w:val="nil"/>
          <w:between w:val="nil"/>
        </w:pBdr>
        <w:jc w:val="both"/>
        <w:rPr>
          <w:sz w:val="22"/>
          <w:szCs w:val="22"/>
        </w:rPr>
      </w:pPr>
      <w:r>
        <w:rPr>
          <w:sz w:val="22"/>
          <w:szCs w:val="22"/>
        </w:rPr>
        <w:fldChar w:fldCharType="begin"/>
      </w:r>
      <w:r>
        <w:rPr>
          <w:sz w:val="22"/>
          <w:szCs w:val="22"/>
        </w:rPr>
        <w:instrText xml:space="preserve"> REF _Ref522130178 </w:instrText>
      </w:r>
      <w:r>
        <w:rPr>
          <w:sz w:val="22"/>
          <w:szCs w:val="22"/>
        </w:rPr>
        <w:fldChar w:fldCharType="separate"/>
      </w:r>
      <w:r w:rsidRPr="007B42A5">
        <w:rPr>
          <w:sz w:val="22"/>
          <w:szCs w:val="22"/>
        </w:rPr>
        <w:t xml:space="preserve">Figure </w:t>
      </w:r>
      <w:r>
        <w:rPr>
          <w:noProof/>
          <w:sz w:val="22"/>
          <w:szCs w:val="22"/>
        </w:rPr>
        <w:t>9</w:t>
      </w:r>
      <w:r>
        <w:rPr>
          <w:sz w:val="22"/>
          <w:szCs w:val="22"/>
        </w:rPr>
        <w:fldChar w:fldCharType="end"/>
      </w:r>
      <w:r w:rsidR="00F65990" w:rsidRPr="00F65990">
        <w:rPr>
          <w:sz w:val="22"/>
          <w:szCs w:val="22"/>
        </w:rPr>
        <w:t xml:space="preserve">, </w:t>
      </w:r>
      <w:r>
        <w:rPr>
          <w:sz w:val="22"/>
          <w:szCs w:val="22"/>
        </w:rPr>
        <w:fldChar w:fldCharType="begin"/>
      </w:r>
      <w:r>
        <w:rPr>
          <w:sz w:val="22"/>
          <w:szCs w:val="22"/>
        </w:rPr>
        <w:instrText xml:space="preserve"> REF _Ref522651078 </w:instrText>
      </w:r>
      <w:r>
        <w:rPr>
          <w:sz w:val="22"/>
          <w:szCs w:val="22"/>
        </w:rPr>
        <w:fldChar w:fldCharType="separate"/>
      </w:r>
      <w:r w:rsidRPr="007B42A5">
        <w:rPr>
          <w:sz w:val="22"/>
          <w:szCs w:val="22"/>
        </w:rPr>
        <w:t xml:space="preserve">Figure </w:t>
      </w:r>
      <w:r>
        <w:rPr>
          <w:noProof/>
          <w:sz w:val="22"/>
          <w:szCs w:val="22"/>
        </w:rPr>
        <w:t>10</w:t>
      </w:r>
      <w:r>
        <w:rPr>
          <w:sz w:val="22"/>
          <w:szCs w:val="22"/>
        </w:rPr>
        <w:fldChar w:fldCharType="end"/>
      </w:r>
      <w:r>
        <w:rPr>
          <w:sz w:val="22"/>
          <w:szCs w:val="22"/>
        </w:rPr>
        <w:t xml:space="preserve">, and </w:t>
      </w:r>
      <w:r>
        <w:rPr>
          <w:sz w:val="22"/>
          <w:szCs w:val="22"/>
        </w:rPr>
        <w:fldChar w:fldCharType="begin"/>
      </w:r>
      <w:r>
        <w:rPr>
          <w:sz w:val="22"/>
          <w:szCs w:val="22"/>
        </w:rPr>
        <w:instrText xml:space="preserve"> REF _Ref522651103 </w:instrText>
      </w:r>
      <w:r>
        <w:rPr>
          <w:sz w:val="22"/>
          <w:szCs w:val="22"/>
        </w:rPr>
        <w:fldChar w:fldCharType="separate"/>
      </w:r>
      <w:r w:rsidRPr="00AB431B">
        <w:rPr>
          <w:sz w:val="22"/>
          <w:szCs w:val="22"/>
        </w:rPr>
        <w:t xml:space="preserve">Figure </w:t>
      </w:r>
      <w:r>
        <w:rPr>
          <w:noProof/>
          <w:sz w:val="22"/>
          <w:szCs w:val="22"/>
        </w:rPr>
        <w:t>11</w:t>
      </w:r>
      <w:r>
        <w:rPr>
          <w:sz w:val="22"/>
          <w:szCs w:val="22"/>
        </w:rPr>
        <w:fldChar w:fldCharType="end"/>
      </w:r>
      <w:r>
        <w:rPr>
          <w:sz w:val="22"/>
          <w:szCs w:val="22"/>
        </w:rPr>
        <w:t xml:space="preserve"> i</w:t>
      </w:r>
      <w:r w:rsidR="00F65990" w:rsidRPr="00F65990">
        <w:rPr>
          <w:sz w:val="22"/>
          <w:szCs w:val="22"/>
        </w:rPr>
        <w:t xml:space="preserve">llustrate the relative humidity of the CLT panel in the wall over a three-year period for each region. The red line </w:t>
      </w:r>
      <w:r w:rsidR="009361EE">
        <w:rPr>
          <w:sz w:val="22"/>
          <w:szCs w:val="22"/>
        </w:rPr>
        <w:t>plots</w:t>
      </w:r>
      <w:r w:rsidR="00F65990" w:rsidRPr="00F65990">
        <w:rPr>
          <w:sz w:val="22"/>
          <w:szCs w:val="22"/>
        </w:rPr>
        <w:t xml:space="preserve"> the relative humidity in the CLT panel closest to the interior of the house (interior side). The blue line graphs the relative humidity in the middle of the CLT panel (mid side). The green line graphs the relative humidity in the CLT panel closest to the exterior climate (exterior side). For all following graphs, the y-axis represents the relative humidity while the x-axis is the time in 6-month intervals, starting with January 1st.</w:t>
      </w:r>
      <w:r w:rsidR="009D1F89">
        <w:rPr>
          <w:sz w:val="22"/>
          <w:szCs w:val="22"/>
        </w:rPr>
        <w:t xml:space="preserve"> </w:t>
      </w:r>
      <w:r w:rsidR="00F65990" w:rsidRPr="00F65990">
        <w:rPr>
          <w:sz w:val="22"/>
          <w:szCs w:val="22"/>
        </w:rPr>
        <w:t>The relative humidity in the CLT panel in the wall for both base case (a) and the precooling (b) are displayed for each region.</w:t>
      </w:r>
      <w:bookmarkEnd w:id="69"/>
    </w:p>
    <w:p w14:paraId="16EC9BDE" w14:textId="77777777" w:rsidR="00B32C55" w:rsidRPr="007B42A5" w:rsidRDefault="00B32C55">
      <w:pPr>
        <w:pBdr>
          <w:top w:val="nil"/>
          <w:left w:val="nil"/>
          <w:bottom w:val="nil"/>
          <w:right w:val="nil"/>
          <w:between w:val="nil"/>
        </w:pBdr>
        <w:jc w:val="both"/>
        <w:rPr>
          <w:sz w:val="22"/>
          <w:szCs w:val="22"/>
        </w:rPr>
      </w:pPr>
    </w:p>
    <w:p w14:paraId="0E244C39" w14:textId="35604626" w:rsidR="006B5CEE" w:rsidRPr="007B42A5" w:rsidDel="00ED2D56" w:rsidRDefault="00433CD6" w:rsidP="00763447">
      <w:pPr>
        <w:keepNext/>
        <w:pBdr>
          <w:top w:val="nil"/>
          <w:left w:val="nil"/>
          <w:bottom w:val="nil"/>
          <w:right w:val="nil"/>
          <w:between w:val="nil"/>
        </w:pBdr>
        <w:jc w:val="both"/>
        <w:rPr>
          <w:del w:id="70" w:author="Eric S" w:date="2018-08-15T16:59:00Z"/>
        </w:rPr>
      </w:pPr>
      <w:r w:rsidRPr="007B42A5">
        <w:rPr>
          <w:noProof/>
        </w:rPr>
        <w:lastRenderedPageBreak/>
        <w:drawing>
          <wp:inline distT="0" distB="0" distL="0" distR="0" wp14:anchorId="779197A5" wp14:editId="2773899B">
            <wp:extent cx="5943600" cy="2321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ston Walls.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p>
    <w:p w14:paraId="218CEB02" w14:textId="7293B835" w:rsidR="00CA2534" w:rsidRPr="007B42A5" w:rsidRDefault="00CA2534">
      <w:pPr>
        <w:keepNext/>
        <w:pBdr>
          <w:top w:val="nil"/>
          <w:left w:val="nil"/>
          <w:bottom w:val="nil"/>
          <w:right w:val="nil"/>
          <w:between w:val="nil"/>
        </w:pBdr>
        <w:jc w:val="both"/>
        <w:pPrChange w:id="71" w:author="Eric S" w:date="2018-08-15T16:59:00Z">
          <w:pPr>
            <w:pStyle w:val="ListParagraph"/>
            <w:keepNext/>
            <w:pBdr>
              <w:top w:val="nil"/>
              <w:left w:val="nil"/>
              <w:bottom w:val="nil"/>
              <w:right w:val="nil"/>
              <w:between w:val="nil"/>
            </w:pBdr>
            <w:ind w:left="1440"/>
            <w:jc w:val="both"/>
          </w:pPr>
        </w:pPrChange>
      </w:pPr>
      <w:r w:rsidRPr="007B42A5">
        <w:tab/>
      </w:r>
      <w:r w:rsidR="00763447" w:rsidRPr="007B42A5">
        <w:t xml:space="preserve">                                  </w:t>
      </w:r>
      <w:r w:rsidRPr="007B42A5">
        <w:t>a)</w:t>
      </w:r>
      <w:r w:rsidRPr="007B42A5">
        <w:tab/>
      </w:r>
      <w:r w:rsidR="00763447" w:rsidRPr="007B42A5">
        <w:t xml:space="preserve">                                                                                   </w:t>
      </w:r>
      <w:r w:rsidRPr="007B42A5">
        <w:t>b)</w:t>
      </w:r>
    </w:p>
    <w:p w14:paraId="41A871A7" w14:textId="101FFB70" w:rsidR="00ED2D56" w:rsidRPr="007B42A5" w:rsidRDefault="00ED2D56" w:rsidP="008A0AAE">
      <w:pPr>
        <w:pStyle w:val="Caption"/>
        <w:jc w:val="center"/>
        <w:rPr>
          <w:color w:val="auto"/>
          <w:sz w:val="22"/>
          <w:szCs w:val="22"/>
        </w:rPr>
      </w:pPr>
      <w:bookmarkStart w:id="72" w:name="_Ref522130178"/>
      <w:r w:rsidRPr="007B42A5">
        <w:rPr>
          <w:color w:val="auto"/>
          <w:sz w:val="22"/>
          <w:szCs w:val="22"/>
        </w:rPr>
        <w:t xml:space="preserve">Figure </w:t>
      </w:r>
      <w:r w:rsidRPr="007B42A5">
        <w:rPr>
          <w:color w:val="auto"/>
          <w:sz w:val="22"/>
          <w:szCs w:val="22"/>
        </w:rPr>
        <w:fldChar w:fldCharType="begin"/>
      </w:r>
      <w:r w:rsidRPr="007B42A5">
        <w:rPr>
          <w:color w:val="auto"/>
          <w:sz w:val="22"/>
          <w:szCs w:val="22"/>
        </w:rPr>
        <w:instrText xml:space="preserve"> SEQ Figure \* ARABIC </w:instrText>
      </w:r>
      <w:r w:rsidRPr="007B42A5">
        <w:rPr>
          <w:color w:val="auto"/>
          <w:sz w:val="22"/>
          <w:szCs w:val="22"/>
        </w:rPr>
        <w:fldChar w:fldCharType="separate"/>
      </w:r>
      <w:r w:rsidR="004A0F7E">
        <w:rPr>
          <w:noProof/>
          <w:color w:val="auto"/>
          <w:sz w:val="22"/>
          <w:szCs w:val="22"/>
        </w:rPr>
        <w:t>9</w:t>
      </w:r>
      <w:r w:rsidRPr="007B42A5">
        <w:rPr>
          <w:color w:val="auto"/>
          <w:sz w:val="22"/>
          <w:szCs w:val="22"/>
        </w:rPr>
        <w:fldChar w:fldCharType="end"/>
      </w:r>
      <w:bookmarkEnd w:id="72"/>
      <w:r w:rsidRPr="007B42A5">
        <w:rPr>
          <w:color w:val="auto"/>
          <w:sz w:val="22"/>
          <w:szCs w:val="22"/>
        </w:rPr>
        <w:t>: CLT panel relative humidity of Boston for a) base case with constant setpoint and a) variable setpoint precooling the home</w:t>
      </w:r>
    </w:p>
    <w:p w14:paraId="2FEF7727" w14:textId="620FA89E" w:rsidR="004A0F7E" w:rsidRPr="007B42A5" w:rsidRDefault="004A0F7E" w:rsidP="00075DF8"/>
    <w:p w14:paraId="1322FFE2" w14:textId="77777777" w:rsidR="00ED2D56" w:rsidRPr="007B42A5" w:rsidRDefault="00E80E97" w:rsidP="00ED2D56">
      <w:pPr>
        <w:keepNext/>
        <w:pBdr>
          <w:top w:val="nil"/>
          <w:left w:val="nil"/>
          <w:bottom w:val="nil"/>
          <w:right w:val="nil"/>
          <w:between w:val="nil"/>
        </w:pBdr>
        <w:jc w:val="both"/>
      </w:pPr>
      <w:r w:rsidRPr="007B42A5">
        <w:rPr>
          <w:noProof/>
        </w:rPr>
        <w:drawing>
          <wp:inline distT="0" distB="0" distL="0" distR="0" wp14:anchorId="1672D21B" wp14:editId="4DF324A2">
            <wp:extent cx="5943600" cy="2301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oenix Wall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14:paraId="5D3EA8CD" w14:textId="77777777" w:rsidR="004A0F7E" w:rsidRDefault="0028438B" w:rsidP="004A0F7E">
      <w:pPr>
        <w:pStyle w:val="Caption"/>
        <w:jc w:val="both"/>
        <w:rPr>
          <w:i w:val="0"/>
          <w:color w:val="auto"/>
          <w:sz w:val="20"/>
          <w:szCs w:val="20"/>
        </w:rPr>
      </w:pPr>
      <w:r w:rsidRPr="007B42A5">
        <w:rPr>
          <w:i w:val="0"/>
          <w:color w:val="auto"/>
          <w:sz w:val="20"/>
          <w:szCs w:val="20"/>
        </w:rPr>
        <w:t xml:space="preserve">                                                a)                                                                                         b)</w:t>
      </w:r>
    </w:p>
    <w:p w14:paraId="40414DD0" w14:textId="2868F2FD" w:rsidR="006B5CEE" w:rsidRPr="007B42A5" w:rsidRDefault="00ED2D56" w:rsidP="004A0F7E">
      <w:pPr>
        <w:pStyle w:val="Caption"/>
        <w:jc w:val="both"/>
        <w:rPr>
          <w:color w:val="auto"/>
          <w:sz w:val="22"/>
          <w:szCs w:val="22"/>
        </w:rPr>
      </w:pPr>
      <w:bookmarkStart w:id="73" w:name="_Ref522651078"/>
      <w:r w:rsidRPr="007B42A5">
        <w:rPr>
          <w:color w:val="auto"/>
          <w:sz w:val="22"/>
          <w:szCs w:val="22"/>
        </w:rPr>
        <w:t xml:space="preserve">Figure </w:t>
      </w:r>
      <w:r w:rsidRPr="007B42A5">
        <w:rPr>
          <w:color w:val="auto"/>
          <w:sz w:val="22"/>
          <w:szCs w:val="22"/>
        </w:rPr>
        <w:fldChar w:fldCharType="begin"/>
      </w:r>
      <w:r w:rsidRPr="007B42A5">
        <w:rPr>
          <w:color w:val="auto"/>
          <w:sz w:val="22"/>
          <w:szCs w:val="22"/>
        </w:rPr>
        <w:instrText xml:space="preserve"> SEQ Figure \* ARABIC </w:instrText>
      </w:r>
      <w:r w:rsidRPr="007B42A5">
        <w:rPr>
          <w:color w:val="auto"/>
          <w:sz w:val="22"/>
          <w:szCs w:val="22"/>
        </w:rPr>
        <w:fldChar w:fldCharType="separate"/>
      </w:r>
      <w:r w:rsidR="004A0F7E">
        <w:rPr>
          <w:noProof/>
          <w:color w:val="auto"/>
          <w:sz w:val="22"/>
          <w:szCs w:val="22"/>
        </w:rPr>
        <w:t>10</w:t>
      </w:r>
      <w:r w:rsidRPr="007B42A5">
        <w:rPr>
          <w:color w:val="auto"/>
          <w:sz w:val="22"/>
          <w:szCs w:val="22"/>
        </w:rPr>
        <w:fldChar w:fldCharType="end"/>
      </w:r>
      <w:bookmarkEnd w:id="73"/>
      <w:r w:rsidRPr="007B42A5">
        <w:rPr>
          <w:color w:val="auto"/>
          <w:sz w:val="22"/>
          <w:szCs w:val="22"/>
        </w:rPr>
        <w:t xml:space="preserve">: </w:t>
      </w:r>
      <w:r w:rsidR="00AB431B" w:rsidRPr="007B42A5">
        <w:rPr>
          <w:color w:val="auto"/>
          <w:sz w:val="22"/>
          <w:szCs w:val="22"/>
        </w:rPr>
        <w:t>CLT p</w:t>
      </w:r>
      <w:r w:rsidR="00AB431B">
        <w:rPr>
          <w:color w:val="auto"/>
          <w:sz w:val="22"/>
          <w:szCs w:val="22"/>
        </w:rPr>
        <w:t>anel relative humidity of Phoenix</w:t>
      </w:r>
      <w:r w:rsidR="00AB431B" w:rsidRPr="007B42A5">
        <w:rPr>
          <w:color w:val="auto"/>
          <w:sz w:val="22"/>
          <w:szCs w:val="22"/>
        </w:rPr>
        <w:t xml:space="preserve"> for a) base case with constant setpoint and a) variable setpoint precooling the home</w:t>
      </w:r>
    </w:p>
    <w:p w14:paraId="24530825" w14:textId="089AA0A3" w:rsidR="00CA2534" w:rsidRPr="007B42A5" w:rsidRDefault="00CA2534" w:rsidP="00CA2534">
      <w:pPr>
        <w:pStyle w:val="ListParagraph"/>
        <w:keepNext/>
        <w:pBdr>
          <w:top w:val="nil"/>
          <w:left w:val="nil"/>
          <w:bottom w:val="nil"/>
          <w:right w:val="nil"/>
          <w:between w:val="nil"/>
        </w:pBdr>
        <w:ind w:left="1440"/>
        <w:jc w:val="both"/>
      </w:pPr>
    </w:p>
    <w:p w14:paraId="206C3648" w14:textId="77777777" w:rsidR="00CA2534" w:rsidRPr="007B42A5" w:rsidRDefault="00CA2534" w:rsidP="006B5CEE">
      <w:pPr>
        <w:keepNext/>
        <w:pBdr>
          <w:top w:val="nil"/>
          <w:left w:val="nil"/>
          <w:bottom w:val="nil"/>
          <w:right w:val="nil"/>
          <w:between w:val="nil"/>
        </w:pBdr>
        <w:jc w:val="both"/>
      </w:pPr>
    </w:p>
    <w:p w14:paraId="327ECFE8" w14:textId="77777777" w:rsidR="00992E10" w:rsidRPr="007B42A5" w:rsidRDefault="00992E10" w:rsidP="00992E10">
      <w:pPr>
        <w:rPr>
          <w:highlight w:val="yellow"/>
        </w:rPr>
      </w:pPr>
    </w:p>
    <w:p w14:paraId="311DAED7" w14:textId="095D4936" w:rsidR="00AB431B" w:rsidRDefault="00E80E97" w:rsidP="00AB431B">
      <w:pPr>
        <w:keepNext/>
        <w:pBdr>
          <w:top w:val="nil"/>
          <w:left w:val="nil"/>
          <w:bottom w:val="nil"/>
          <w:right w:val="nil"/>
          <w:between w:val="nil"/>
        </w:pBdr>
        <w:jc w:val="both"/>
      </w:pPr>
      <w:r w:rsidRPr="007B42A5">
        <w:rPr>
          <w:noProof/>
        </w:rPr>
        <w:lastRenderedPageBreak/>
        <w:drawing>
          <wp:inline distT="0" distB="0" distL="0" distR="0" wp14:anchorId="03D137FE" wp14:editId="0C5DB649">
            <wp:extent cx="5943600" cy="22980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cramento Walls.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14:paraId="5ACE447A" w14:textId="6B99ED35" w:rsidR="00AB431B" w:rsidRDefault="00AB431B" w:rsidP="00AB431B">
      <w:pPr>
        <w:pStyle w:val="ListParagraph"/>
        <w:keepNext/>
        <w:numPr>
          <w:ilvl w:val="0"/>
          <w:numId w:val="9"/>
        </w:numPr>
        <w:pBdr>
          <w:top w:val="nil"/>
          <w:left w:val="nil"/>
          <w:bottom w:val="nil"/>
          <w:right w:val="nil"/>
          <w:between w:val="nil"/>
        </w:pBdr>
        <w:jc w:val="both"/>
      </w:pPr>
      <w:r>
        <w:t>b)</w:t>
      </w:r>
    </w:p>
    <w:p w14:paraId="726D7121" w14:textId="77777777" w:rsidR="00AB431B" w:rsidRDefault="00AB431B" w:rsidP="00AB431B">
      <w:pPr>
        <w:pStyle w:val="ListParagraph"/>
        <w:keepNext/>
        <w:pBdr>
          <w:top w:val="nil"/>
          <w:left w:val="nil"/>
          <w:bottom w:val="nil"/>
          <w:right w:val="nil"/>
          <w:between w:val="nil"/>
        </w:pBdr>
        <w:ind w:left="7008"/>
        <w:jc w:val="both"/>
      </w:pPr>
    </w:p>
    <w:p w14:paraId="5AC929D2" w14:textId="07C2C6B9" w:rsidR="00AB431B" w:rsidRPr="00AB431B" w:rsidRDefault="00AB431B" w:rsidP="00AB431B">
      <w:pPr>
        <w:pStyle w:val="Caption"/>
        <w:jc w:val="center"/>
        <w:rPr>
          <w:sz w:val="22"/>
          <w:szCs w:val="22"/>
        </w:rPr>
      </w:pPr>
      <w:bookmarkStart w:id="74" w:name="_Ref522651103"/>
      <w:r w:rsidRPr="00AB431B">
        <w:rPr>
          <w:color w:val="auto"/>
          <w:sz w:val="22"/>
          <w:szCs w:val="22"/>
        </w:rPr>
        <w:t xml:space="preserve">Figure </w:t>
      </w:r>
      <w:r w:rsidRPr="00AB431B">
        <w:rPr>
          <w:color w:val="auto"/>
          <w:sz w:val="22"/>
          <w:szCs w:val="22"/>
        </w:rPr>
        <w:fldChar w:fldCharType="begin"/>
      </w:r>
      <w:r w:rsidRPr="00AB431B">
        <w:rPr>
          <w:color w:val="auto"/>
          <w:sz w:val="22"/>
          <w:szCs w:val="22"/>
        </w:rPr>
        <w:instrText xml:space="preserve"> SEQ Figure \* ARABIC </w:instrText>
      </w:r>
      <w:r w:rsidRPr="00AB431B">
        <w:rPr>
          <w:color w:val="auto"/>
          <w:sz w:val="22"/>
          <w:szCs w:val="22"/>
        </w:rPr>
        <w:fldChar w:fldCharType="separate"/>
      </w:r>
      <w:r w:rsidR="004A0F7E">
        <w:rPr>
          <w:noProof/>
          <w:color w:val="auto"/>
          <w:sz w:val="22"/>
          <w:szCs w:val="22"/>
        </w:rPr>
        <w:t>11</w:t>
      </w:r>
      <w:r w:rsidRPr="00AB431B">
        <w:rPr>
          <w:color w:val="auto"/>
          <w:sz w:val="22"/>
          <w:szCs w:val="22"/>
        </w:rPr>
        <w:fldChar w:fldCharType="end"/>
      </w:r>
      <w:bookmarkEnd w:id="74"/>
      <w:r w:rsidRPr="00AB431B">
        <w:rPr>
          <w:sz w:val="22"/>
          <w:szCs w:val="22"/>
        </w:rPr>
        <w:t>:</w:t>
      </w:r>
      <w:r w:rsidRPr="00AB431B">
        <w:rPr>
          <w:color w:val="auto"/>
          <w:sz w:val="22"/>
          <w:szCs w:val="22"/>
        </w:rPr>
        <w:t xml:space="preserve"> </w:t>
      </w:r>
      <w:r w:rsidRPr="007B42A5">
        <w:rPr>
          <w:color w:val="auto"/>
          <w:sz w:val="22"/>
          <w:szCs w:val="22"/>
        </w:rPr>
        <w:t xml:space="preserve">CLT panel relative humidity </w:t>
      </w:r>
      <w:r>
        <w:rPr>
          <w:color w:val="auto"/>
          <w:sz w:val="22"/>
          <w:szCs w:val="22"/>
        </w:rPr>
        <w:t xml:space="preserve">of Sacramento </w:t>
      </w:r>
      <w:r w:rsidRPr="007B42A5">
        <w:rPr>
          <w:color w:val="auto"/>
          <w:sz w:val="22"/>
          <w:szCs w:val="22"/>
        </w:rPr>
        <w:t>for a) base case with constant setpoint and a) variable setpoint precooling the home</w:t>
      </w:r>
    </w:p>
    <w:p w14:paraId="331E5DF4" w14:textId="42615293" w:rsidR="00B664B2" w:rsidRPr="007B42A5" w:rsidRDefault="00CA2534" w:rsidP="00364B0E">
      <w:pPr>
        <w:keepNext/>
        <w:pBdr>
          <w:top w:val="nil"/>
          <w:left w:val="nil"/>
          <w:bottom w:val="nil"/>
          <w:right w:val="nil"/>
          <w:between w:val="nil"/>
        </w:pBdr>
        <w:jc w:val="both"/>
        <w:rPr>
          <w:sz w:val="22"/>
          <w:szCs w:val="22"/>
        </w:rPr>
      </w:pPr>
      <w:r w:rsidRPr="007B42A5">
        <w:tab/>
      </w:r>
      <w:r w:rsidR="0028438B" w:rsidRPr="007B42A5">
        <w:t xml:space="preserve">     </w:t>
      </w:r>
    </w:p>
    <w:p w14:paraId="04DE595D" w14:textId="7AB55B0D" w:rsidR="00F65990" w:rsidRDefault="009846F1" w:rsidP="00F65990">
      <w:pPr>
        <w:pBdr>
          <w:top w:val="nil"/>
          <w:left w:val="nil"/>
          <w:bottom w:val="nil"/>
          <w:right w:val="nil"/>
          <w:between w:val="nil"/>
        </w:pBdr>
        <w:jc w:val="both"/>
        <w:rPr>
          <w:sz w:val="22"/>
          <w:szCs w:val="22"/>
        </w:rPr>
      </w:pPr>
      <w:bookmarkStart w:id="75" w:name="_Hlk522644803"/>
      <w:r>
        <w:rPr>
          <w:sz w:val="22"/>
          <w:szCs w:val="22"/>
        </w:rPr>
        <w:t xml:space="preserve">In </w:t>
      </w:r>
      <w:r w:rsidR="00F65990" w:rsidRPr="00F65990">
        <w:rPr>
          <w:sz w:val="22"/>
          <w:szCs w:val="22"/>
        </w:rPr>
        <w:t>Boston</w:t>
      </w:r>
      <w:r>
        <w:rPr>
          <w:sz w:val="22"/>
          <w:szCs w:val="22"/>
        </w:rPr>
        <w:t xml:space="preserve">, displayed in </w:t>
      </w:r>
      <w:commentRangeStart w:id="76"/>
      <w:r w:rsidR="00364B0E" w:rsidRPr="009361EE">
        <w:rPr>
          <w:sz w:val="22"/>
          <w:szCs w:val="22"/>
          <w:highlight w:val="yellow"/>
        </w:rPr>
        <w:fldChar w:fldCharType="begin"/>
      </w:r>
      <w:r w:rsidR="00364B0E" w:rsidRPr="009361EE">
        <w:rPr>
          <w:sz w:val="22"/>
          <w:szCs w:val="22"/>
          <w:highlight w:val="yellow"/>
        </w:rPr>
        <w:instrText xml:space="preserve"> REF _Ref522130178 </w:instrText>
      </w:r>
      <w:r w:rsidR="00364B0E" w:rsidRPr="009361EE">
        <w:rPr>
          <w:sz w:val="22"/>
          <w:szCs w:val="22"/>
          <w:highlight w:val="yellow"/>
        </w:rPr>
        <w:fldChar w:fldCharType="separate"/>
      </w:r>
      <w:r w:rsidR="00364B0E" w:rsidRPr="009361EE">
        <w:rPr>
          <w:sz w:val="22"/>
          <w:szCs w:val="22"/>
          <w:highlight w:val="yellow"/>
        </w:rPr>
        <w:t xml:space="preserve">Figure </w:t>
      </w:r>
      <w:r w:rsidR="00364B0E" w:rsidRPr="009361EE">
        <w:rPr>
          <w:noProof/>
          <w:sz w:val="22"/>
          <w:szCs w:val="22"/>
          <w:highlight w:val="yellow"/>
        </w:rPr>
        <w:t>9</w:t>
      </w:r>
      <w:r w:rsidR="00364B0E" w:rsidRPr="009361EE">
        <w:rPr>
          <w:sz w:val="22"/>
          <w:szCs w:val="22"/>
          <w:highlight w:val="yellow"/>
        </w:rPr>
        <w:fldChar w:fldCharType="end"/>
      </w:r>
      <w:r w:rsidR="00F65990" w:rsidRPr="00F65990">
        <w:rPr>
          <w:sz w:val="22"/>
          <w:szCs w:val="22"/>
        </w:rPr>
        <w:t xml:space="preserve">, </w:t>
      </w:r>
      <w:commentRangeEnd w:id="76"/>
      <w:r w:rsidR="009361EE">
        <w:rPr>
          <w:rStyle w:val="CommentReference"/>
        </w:rPr>
        <w:commentReference w:id="76"/>
      </w:r>
      <w:r w:rsidR="00F65990" w:rsidRPr="00F65990">
        <w:rPr>
          <w:sz w:val="22"/>
          <w:szCs w:val="22"/>
        </w:rPr>
        <w:t>the exterior side of the CLT panel quickly rises and stays around 100% due to rain penetrating the WRF</w:t>
      </w:r>
      <w:r w:rsidR="009361EE">
        <w:rPr>
          <w:rStyle w:val="CommentReference"/>
        </w:rPr>
        <w:commentReference w:id="77"/>
      </w:r>
      <w:r w:rsidR="00866066">
        <w:rPr>
          <w:sz w:val="22"/>
          <w:szCs w:val="22"/>
        </w:rPr>
        <w:t xml:space="preserve">. </w:t>
      </w:r>
      <w:r w:rsidR="00F65990" w:rsidRPr="00F65990">
        <w:rPr>
          <w:sz w:val="22"/>
          <w:szCs w:val="22"/>
        </w:rPr>
        <w:t xml:space="preserve">In both </w:t>
      </w:r>
      <w:r w:rsidR="009361EE">
        <w:rPr>
          <w:sz w:val="22"/>
          <w:szCs w:val="22"/>
        </w:rPr>
        <w:t>the base case and the precooling case</w:t>
      </w:r>
      <w:r w:rsidR="00F65990" w:rsidRPr="00F65990">
        <w:rPr>
          <w:sz w:val="22"/>
          <w:szCs w:val="22"/>
        </w:rPr>
        <w:t xml:space="preserve">, exterior side and mid panel have a </w:t>
      </w:r>
      <w:r w:rsidR="009361EE">
        <w:rPr>
          <w:sz w:val="22"/>
          <w:szCs w:val="22"/>
        </w:rPr>
        <w:t xml:space="preserve">relative humidity (RH) </w:t>
      </w:r>
      <w:r w:rsidR="00F15B10">
        <w:rPr>
          <w:sz w:val="22"/>
          <w:szCs w:val="22"/>
        </w:rPr>
        <w:t>higher than 70%. This</w:t>
      </w:r>
      <w:r w:rsidR="00F65990" w:rsidRPr="00F65990">
        <w:rPr>
          <w:sz w:val="22"/>
          <w:szCs w:val="22"/>
        </w:rPr>
        <w:t xml:space="preserve"> indicate</w:t>
      </w:r>
      <w:r w:rsidR="00F15B10">
        <w:rPr>
          <w:sz w:val="22"/>
          <w:szCs w:val="22"/>
        </w:rPr>
        <w:t>s</w:t>
      </w:r>
      <w:r w:rsidR="00F65990" w:rsidRPr="00F65990">
        <w:rPr>
          <w:sz w:val="22"/>
          <w:szCs w:val="22"/>
        </w:rPr>
        <w:t xml:space="preserve"> that the majority of the CLT panel is at risk of developing rot and mold. The same can be said for Sacramento</w:t>
      </w:r>
      <w:r>
        <w:rPr>
          <w:sz w:val="22"/>
          <w:szCs w:val="22"/>
        </w:rPr>
        <w:t xml:space="preserve">, as seen in </w:t>
      </w:r>
      <w:r w:rsidR="00364B0E" w:rsidRPr="009846F1">
        <w:rPr>
          <w:sz w:val="22"/>
          <w:szCs w:val="22"/>
        </w:rPr>
        <w:fldChar w:fldCharType="begin"/>
      </w:r>
      <w:r w:rsidR="00364B0E" w:rsidRPr="009846F1">
        <w:rPr>
          <w:sz w:val="22"/>
          <w:szCs w:val="22"/>
        </w:rPr>
        <w:instrText xml:space="preserve"> REF _Ref522651078 </w:instrText>
      </w:r>
      <w:r w:rsidR="009361EE" w:rsidRPr="009846F1">
        <w:rPr>
          <w:sz w:val="22"/>
          <w:szCs w:val="22"/>
        </w:rPr>
        <w:instrText xml:space="preserve"> \* MERGEFORMAT </w:instrText>
      </w:r>
      <w:r w:rsidR="00364B0E" w:rsidRPr="009846F1">
        <w:rPr>
          <w:sz w:val="22"/>
          <w:szCs w:val="22"/>
        </w:rPr>
        <w:fldChar w:fldCharType="separate"/>
      </w:r>
      <w:r w:rsidR="00364B0E" w:rsidRPr="009846F1">
        <w:rPr>
          <w:sz w:val="22"/>
          <w:szCs w:val="22"/>
        </w:rPr>
        <w:t xml:space="preserve">Figure </w:t>
      </w:r>
      <w:r w:rsidR="00364B0E" w:rsidRPr="009846F1">
        <w:rPr>
          <w:noProof/>
          <w:sz w:val="22"/>
          <w:szCs w:val="22"/>
        </w:rPr>
        <w:t>10</w:t>
      </w:r>
      <w:r w:rsidR="00364B0E" w:rsidRPr="009846F1">
        <w:rPr>
          <w:sz w:val="22"/>
          <w:szCs w:val="22"/>
        </w:rPr>
        <w:fldChar w:fldCharType="end"/>
      </w:r>
      <w:r w:rsidR="00364B0E" w:rsidRPr="009361EE">
        <w:rPr>
          <w:sz w:val="22"/>
          <w:szCs w:val="22"/>
          <w:highlight w:val="yellow"/>
        </w:rPr>
        <w:fldChar w:fldCharType="begin"/>
      </w:r>
      <w:r w:rsidR="00364B0E" w:rsidRPr="009361EE">
        <w:rPr>
          <w:sz w:val="22"/>
          <w:szCs w:val="22"/>
          <w:highlight w:val="yellow"/>
        </w:rPr>
        <w:instrText xml:space="preserve"> REF _Ref522651078 </w:instrText>
      </w:r>
      <w:r w:rsidR="009361EE">
        <w:rPr>
          <w:sz w:val="22"/>
          <w:szCs w:val="22"/>
          <w:highlight w:val="yellow"/>
        </w:rPr>
        <w:instrText xml:space="preserve"> \* MERGEFORMAT </w:instrText>
      </w:r>
      <w:r w:rsidR="00364B0E" w:rsidRPr="009361EE">
        <w:rPr>
          <w:sz w:val="22"/>
          <w:szCs w:val="22"/>
          <w:highlight w:val="yellow"/>
        </w:rPr>
        <w:fldChar w:fldCharType="end"/>
      </w:r>
      <w:r w:rsidR="00F65990" w:rsidRPr="00F65990">
        <w:rPr>
          <w:sz w:val="22"/>
          <w:szCs w:val="22"/>
        </w:rPr>
        <w:t xml:space="preserve">. </w:t>
      </w:r>
      <w:commentRangeStart w:id="78"/>
      <w:r w:rsidR="00F65990" w:rsidRPr="00F65990">
        <w:rPr>
          <w:sz w:val="22"/>
          <w:szCs w:val="22"/>
        </w:rPr>
        <w:t xml:space="preserve">Although </w:t>
      </w:r>
      <w:commentRangeEnd w:id="78"/>
      <w:r w:rsidR="009361EE">
        <w:rPr>
          <w:rStyle w:val="CommentReference"/>
        </w:rPr>
        <w:commentReference w:id="78"/>
      </w:r>
      <w:r w:rsidR="00F65990" w:rsidRPr="00F65990">
        <w:rPr>
          <w:sz w:val="22"/>
          <w:szCs w:val="22"/>
        </w:rPr>
        <w:t>the relative humidity for the exterior side of the panel reaches 100% for a brief period of time, it spends almost the entire year above 80% RH and about half of</w:t>
      </w:r>
      <w:r w:rsidR="00866066">
        <w:rPr>
          <w:sz w:val="22"/>
          <w:szCs w:val="22"/>
        </w:rPr>
        <w:t xml:space="preserve"> the year above 90% RH. Furthermore,</w:t>
      </w:r>
      <w:r w:rsidR="00F65990" w:rsidRPr="00F65990">
        <w:rPr>
          <w:sz w:val="22"/>
          <w:szCs w:val="22"/>
        </w:rPr>
        <w:t xml:space="preserve"> the middle section </w:t>
      </w:r>
      <w:r w:rsidR="00F65990" w:rsidRPr="009846F1">
        <w:rPr>
          <w:sz w:val="22"/>
          <w:szCs w:val="22"/>
        </w:rPr>
        <w:t xml:space="preserve">of the panel does not see an extreme increase </w:t>
      </w:r>
      <w:r w:rsidR="00F15B10" w:rsidRPr="009846F1">
        <w:rPr>
          <w:sz w:val="22"/>
          <w:szCs w:val="22"/>
        </w:rPr>
        <w:t xml:space="preserve">for either Sacramento or Boston. </w:t>
      </w:r>
      <w:r w:rsidR="00CF3F82" w:rsidRPr="009846F1">
        <w:rPr>
          <w:sz w:val="22"/>
          <w:szCs w:val="22"/>
        </w:rPr>
        <w:t>It</w:t>
      </w:r>
      <w:r w:rsidR="00F65990" w:rsidRPr="009846F1">
        <w:rPr>
          <w:sz w:val="22"/>
          <w:szCs w:val="22"/>
        </w:rPr>
        <w:t xml:space="preserve"> </w:t>
      </w:r>
      <w:r w:rsidR="009361EE" w:rsidRPr="009846F1">
        <w:rPr>
          <w:sz w:val="22"/>
          <w:szCs w:val="22"/>
        </w:rPr>
        <w:t>fluctuates</w:t>
      </w:r>
      <w:r w:rsidR="00F65990" w:rsidRPr="009846F1">
        <w:rPr>
          <w:sz w:val="22"/>
          <w:szCs w:val="22"/>
        </w:rPr>
        <w:t xml:space="preserve"> between 70</w:t>
      </w:r>
      <w:r>
        <w:rPr>
          <w:sz w:val="22"/>
          <w:szCs w:val="22"/>
        </w:rPr>
        <w:t>%</w:t>
      </w:r>
      <w:r w:rsidR="00F65990" w:rsidRPr="009846F1">
        <w:rPr>
          <w:sz w:val="22"/>
          <w:szCs w:val="22"/>
        </w:rPr>
        <w:t xml:space="preserve"> and 80% RH af</w:t>
      </w:r>
      <w:r w:rsidR="009361EE" w:rsidRPr="009846F1">
        <w:rPr>
          <w:sz w:val="22"/>
          <w:szCs w:val="22"/>
        </w:rPr>
        <w:t>ter the first half of the year. This</w:t>
      </w:r>
      <w:r w:rsidR="00CF3F82" w:rsidRPr="009846F1">
        <w:rPr>
          <w:sz w:val="22"/>
          <w:szCs w:val="22"/>
        </w:rPr>
        <w:t xml:space="preserve"> indicates an</w:t>
      </w:r>
      <w:r w:rsidR="007F43FB" w:rsidRPr="009846F1">
        <w:rPr>
          <w:sz w:val="22"/>
          <w:szCs w:val="22"/>
        </w:rPr>
        <w:t xml:space="preserve"> increase</w:t>
      </w:r>
      <w:r w:rsidR="00CF3F82" w:rsidRPr="009846F1">
        <w:rPr>
          <w:sz w:val="22"/>
          <w:szCs w:val="22"/>
        </w:rPr>
        <w:t xml:space="preserve"> for the risk of</w:t>
      </w:r>
      <w:r w:rsidR="00F65990" w:rsidRPr="009846F1">
        <w:rPr>
          <w:sz w:val="22"/>
          <w:szCs w:val="22"/>
        </w:rPr>
        <w:t xml:space="preserve"> mold and rot.</w:t>
      </w:r>
      <w:r w:rsidR="009361EE" w:rsidRPr="009846F1">
        <w:rPr>
          <w:sz w:val="22"/>
          <w:szCs w:val="22"/>
        </w:rPr>
        <w:t xml:space="preserve"> I</w:t>
      </w:r>
      <w:r w:rsidR="00364B0E" w:rsidRPr="009846F1">
        <w:rPr>
          <w:sz w:val="22"/>
          <w:szCs w:val="22"/>
        </w:rPr>
        <w:t>n Phoenix</w:t>
      </w:r>
      <w:r w:rsidRPr="009846F1">
        <w:rPr>
          <w:sz w:val="22"/>
          <w:szCs w:val="22"/>
        </w:rPr>
        <w:t xml:space="preserve">,  </w:t>
      </w:r>
      <w:r w:rsidR="00364B0E" w:rsidRPr="009846F1">
        <w:rPr>
          <w:sz w:val="22"/>
          <w:szCs w:val="22"/>
        </w:rPr>
        <w:fldChar w:fldCharType="begin"/>
      </w:r>
      <w:r w:rsidR="00364B0E" w:rsidRPr="009846F1">
        <w:rPr>
          <w:sz w:val="22"/>
          <w:szCs w:val="22"/>
        </w:rPr>
        <w:instrText xml:space="preserve"> REF _Ref522651103 </w:instrText>
      </w:r>
      <w:r w:rsidR="009361EE" w:rsidRPr="009846F1">
        <w:rPr>
          <w:sz w:val="22"/>
          <w:szCs w:val="22"/>
        </w:rPr>
        <w:instrText xml:space="preserve"> \* MERGEFORMAT </w:instrText>
      </w:r>
      <w:r w:rsidR="00364B0E" w:rsidRPr="009846F1">
        <w:rPr>
          <w:sz w:val="22"/>
          <w:szCs w:val="22"/>
        </w:rPr>
        <w:fldChar w:fldCharType="separate"/>
      </w:r>
      <w:r w:rsidR="00364B0E" w:rsidRPr="009846F1">
        <w:rPr>
          <w:sz w:val="22"/>
          <w:szCs w:val="22"/>
        </w:rPr>
        <w:t xml:space="preserve">Figure </w:t>
      </w:r>
      <w:r w:rsidR="00364B0E" w:rsidRPr="009846F1">
        <w:rPr>
          <w:noProof/>
          <w:sz w:val="22"/>
          <w:szCs w:val="22"/>
        </w:rPr>
        <w:t>11</w:t>
      </w:r>
      <w:r w:rsidR="00364B0E" w:rsidRPr="009846F1">
        <w:rPr>
          <w:sz w:val="22"/>
          <w:szCs w:val="22"/>
        </w:rPr>
        <w:fldChar w:fldCharType="end"/>
      </w:r>
      <w:r w:rsidR="00F65990" w:rsidRPr="009846F1">
        <w:rPr>
          <w:sz w:val="22"/>
          <w:szCs w:val="22"/>
        </w:rPr>
        <w:t xml:space="preserve">, </w:t>
      </w:r>
      <w:r w:rsidR="002A0E54" w:rsidRPr="009846F1">
        <w:rPr>
          <w:sz w:val="22"/>
          <w:szCs w:val="22"/>
        </w:rPr>
        <w:t xml:space="preserve">there is </w:t>
      </w:r>
      <w:r w:rsidR="00F65990" w:rsidRPr="009846F1">
        <w:rPr>
          <w:sz w:val="22"/>
          <w:szCs w:val="22"/>
        </w:rPr>
        <w:t>a significant decrease in relative humidity for both the exterior and middle of the CLT</w:t>
      </w:r>
      <w:r w:rsidR="009D1F89" w:rsidRPr="009846F1">
        <w:rPr>
          <w:sz w:val="22"/>
          <w:szCs w:val="22"/>
        </w:rPr>
        <w:t xml:space="preserve"> panel. At</w:t>
      </w:r>
      <w:r w:rsidR="00F65990" w:rsidRPr="009846F1">
        <w:rPr>
          <w:sz w:val="22"/>
          <w:szCs w:val="22"/>
        </w:rPr>
        <w:t xml:space="preserve"> the</w:t>
      </w:r>
      <w:r w:rsidR="00F65990" w:rsidRPr="00F65990">
        <w:rPr>
          <w:sz w:val="22"/>
          <w:szCs w:val="22"/>
        </w:rPr>
        <w:t xml:space="preserve"> three years, the relative humidity of both the exterior side and middle o</w:t>
      </w:r>
      <w:r w:rsidR="007F43FB">
        <w:rPr>
          <w:sz w:val="22"/>
          <w:szCs w:val="22"/>
        </w:rPr>
        <w:t>f the panel are reduced to</w:t>
      </w:r>
      <w:r w:rsidR="00F65990" w:rsidRPr="00F65990">
        <w:rPr>
          <w:sz w:val="22"/>
          <w:szCs w:val="22"/>
        </w:rPr>
        <w:t xml:space="preserve"> 35-40%. The spikes in relative humidi</w:t>
      </w:r>
      <w:r w:rsidR="002A0E54">
        <w:rPr>
          <w:sz w:val="22"/>
          <w:szCs w:val="22"/>
        </w:rPr>
        <w:t>ty of the exterior side are caused by</w:t>
      </w:r>
      <w:r w:rsidR="00F65990" w:rsidRPr="00F65990">
        <w:rPr>
          <w:sz w:val="22"/>
          <w:szCs w:val="22"/>
        </w:rPr>
        <w:t xml:space="preserve"> a large rain event in the weather.  Due to Phoenix being in a dry</w:t>
      </w:r>
      <w:r w:rsidR="002A0E54">
        <w:rPr>
          <w:sz w:val="22"/>
          <w:szCs w:val="22"/>
        </w:rPr>
        <w:t xml:space="preserve"> region, the sudden increase in r</w:t>
      </w:r>
      <w:r w:rsidR="00F65990" w:rsidRPr="00F65990">
        <w:rPr>
          <w:sz w:val="22"/>
          <w:szCs w:val="22"/>
        </w:rPr>
        <w:t>elative</w:t>
      </w:r>
      <w:r w:rsidR="002A0E54">
        <w:rPr>
          <w:sz w:val="22"/>
          <w:szCs w:val="22"/>
        </w:rPr>
        <w:t xml:space="preserve"> h</w:t>
      </w:r>
      <w:r w:rsidR="00F65990" w:rsidRPr="00F65990">
        <w:rPr>
          <w:sz w:val="22"/>
          <w:szCs w:val="22"/>
        </w:rPr>
        <w:t>umi</w:t>
      </w:r>
      <w:r w:rsidR="002A0E54">
        <w:rPr>
          <w:sz w:val="22"/>
          <w:szCs w:val="22"/>
        </w:rPr>
        <w:t xml:space="preserve">dity brought on by rain quickly </w:t>
      </w:r>
      <w:r w:rsidR="00F65990" w:rsidRPr="00F65990">
        <w:rPr>
          <w:sz w:val="22"/>
          <w:szCs w:val="22"/>
        </w:rPr>
        <w:t xml:space="preserve">decreases back to its </w:t>
      </w:r>
      <w:r w:rsidR="007F43FB">
        <w:rPr>
          <w:sz w:val="22"/>
          <w:szCs w:val="22"/>
        </w:rPr>
        <w:t>pre-rain levels</w:t>
      </w:r>
      <w:r w:rsidR="002A0E54">
        <w:rPr>
          <w:sz w:val="22"/>
          <w:szCs w:val="22"/>
        </w:rPr>
        <w:t xml:space="preserve">. </w:t>
      </w:r>
    </w:p>
    <w:p w14:paraId="2AA9C78E" w14:textId="77777777" w:rsidR="002A0E54" w:rsidRPr="00F65990" w:rsidRDefault="002A0E54" w:rsidP="00F65990">
      <w:pPr>
        <w:pBdr>
          <w:top w:val="nil"/>
          <w:left w:val="nil"/>
          <w:bottom w:val="nil"/>
          <w:right w:val="nil"/>
          <w:between w:val="nil"/>
        </w:pBdr>
        <w:jc w:val="both"/>
        <w:rPr>
          <w:sz w:val="22"/>
          <w:szCs w:val="22"/>
        </w:rPr>
      </w:pPr>
    </w:p>
    <w:p w14:paraId="6116EC1F" w14:textId="4C94CC28" w:rsidR="00F65990" w:rsidRPr="00F65990" w:rsidRDefault="00F65990" w:rsidP="00F65990">
      <w:pPr>
        <w:pBdr>
          <w:top w:val="nil"/>
          <w:left w:val="nil"/>
          <w:bottom w:val="nil"/>
          <w:right w:val="nil"/>
          <w:between w:val="nil"/>
        </w:pBdr>
        <w:jc w:val="both"/>
        <w:rPr>
          <w:sz w:val="22"/>
          <w:szCs w:val="22"/>
        </w:rPr>
      </w:pPr>
      <w:r w:rsidRPr="00F65990">
        <w:rPr>
          <w:sz w:val="22"/>
          <w:szCs w:val="22"/>
        </w:rPr>
        <w:t>In all cases, the interior side of the CLT panel follows the indoor relative humidity as expected</w:t>
      </w:r>
      <w:r w:rsidR="009361EE">
        <w:rPr>
          <w:sz w:val="22"/>
          <w:szCs w:val="22"/>
        </w:rPr>
        <w:t>.</w:t>
      </w:r>
      <w:r w:rsidRPr="00F65990">
        <w:rPr>
          <w:sz w:val="22"/>
          <w:szCs w:val="22"/>
        </w:rPr>
        <w:t xml:space="preserve"> Additionally, the are no significant differences in the relative humidity on the interior side of the CLT panel between the variable and constant setpoints, indicating little change when precooling is used. The relative humi</w:t>
      </w:r>
      <w:r w:rsidR="00866066">
        <w:rPr>
          <w:sz w:val="22"/>
          <w:szCs w:val="22"/>
        </w:rPr>
        <w:t>dity in middle of the CLT panel i</w:t>
      </w:r>
      <w:r w:rsidR="002A0E54">
        <w:rPr>
          <w:sz w:val="22"/>
          <w:szCs w:val="22"/>
        </w:rPr>
        <w:t>s likely</w:t>
      </w:r>
      <w:r w:rsidRPr="00F65990">
        <w:rPr>
          <w:sz w:val="22"/>
          <w:szCs w:val="22"/>
        </w:rPr>
        <w:t xml:space="preserve"> influenced</w:t>
      </w:r>
      <w:r w:rsidR="002A0E54">
        <w:rPr>
          <w:sz w:val="22"/>
          <w:szCs w:val="22"/>
        </w:rPr>
        <w:t xml:space="preserve"> </w:t>
      </w:r>
      <w:r w:rsidRPr="00F65990">
        <w:rPr>
          <w:sz w:val="22"/>
          <w:szCs w:val="22"/>
        </w:rPr>
        <w:t>by the relative humidity from the exterior side of the CLT panel due to the 1% rainwater infiltration on the exterior side of the CLT. W</w:t>
      </w:r>
      <w:commentRangeStart w:id="79"/>
      <w:r w:rsidRPr="00F65990">
        <w:rPr>
          <w:sz w:val="22"/>
          <w:szCs w:val="22"/>
        </w:rPr>
        <w:t>ith this breach, regions with more frequent rain saturate the</w:t>
      </w:r>
      <w:r w:rsidR="00866066">
        <w:rPr>
          <w:sz w:val="22"/>
          <w:szCs w:val="22"/>
        </w:rPr>
        <w:t xml:space="preserve"> exterior side of the CLT panel. This causes</w:t>
      </w:r>
      <w:r w:rsidRPr="00F65990">
        <w:rPr>
          <w:sz w:val="22"/>
          <w:szCs w:val="22"/>
        </w:rPr>
        <w:t xml:space="preserve"> it to reach 100% relative humidity</w:t>
      </w:r>
      <w:commentRangeEnd w:id="79"/>
      <w:r w:rsidR="009361EE">
        <w:rPr>
          <w:rStyle w:val="CommentReference"/>
        </w:rPr>
        <w:commentReference w:id="79"/>
      </w:r>
      <w:r w:rsidRPr="00F65990">
        <w:rPr>
          <w:sz w:val="22"/>
          <w:szCs w:val="22"/>
        </w:rPr>
        <w:t xml:space="preserve">. This is the case for both Boston and Sacramento. The relative humidity of the CLT’s exterior side for these two </w:t>
      </w:r>
      <w:commentRangeStart w:id="80"/>
      <w:r w:rsidRPr="00F65990">
        <w:rPr>
          <w:sz w:val="22"/>
          <w:szCs w:val="22"/>
        </w:rPr>
        <w:t>regi</w:t>
      </w:r>
      <w:r w:rsidR="00487268">
        <w:rPr>
          <w:sz w:val="22"/>
          <w:szCs w:val="22"/>
        </w:rPr>
        <w:t xml:space="preserve">ons never </w:t>
      </w:r>
      <w:commentRangeEnd w:id="80"/>
      <w:r w:rsidR="007D2CC0">
        <w:rPr>
          <w:rStyle w:val="CommentReference"/>
        </w:rPr>
        <w:commentReference w:id="80"/>
      </w:r>
      <w:r w:rsidR="00487268">
        <w:rPr>
          <w:sz w:val="22"/>
          <w:szCs w:val="22"/>
        </w:rPr>
        <w:t>decrease below 70</w:t>
      </w:r>
      <w:r w:rsidRPr="00F65990">
        <w:rPr>
          <w:sz w:val="22"/>
          <w:szCs w:val="22"/>
        </w:rPr>
        <w:t xml:space="preserve">% as required. This is the case for houses with </w:t>
      </w:r>
      <w:r w:rsidR="007D2CC0">
        <w:rPr>
          <w:sz w:val="22"/>
          <w:szCs w:val="22"/>
        </w:rPr>
        <w:t xml:space="preserve">and </w:t>
      </w:r>
      <w:r w:rsidRPr="00F65990">
        <w:rPr>
          <w:sz w:val="22"/>
          <w:szCs w:val="22"/>
        </w:rPr>
        <w:t>without precool</w:t>
      </w:r>
      <w:r w:rsidR="007D2CC0">
        <w:rPr>
          <w:sz w:val="22"/>
          <w:szCs w:val="22"/>
        </w:rPr>
        <w:t>ing</w:t>
      </w:r>
      <w:r w:rsidRPr="00F65990">
        <w:rPr>
          <w:sz w:val="22"/>
          <w:szCs w:val="22"/>
        </w:rPr>
        <w:t xml:space="preserve">. It is evident that the integrity of the CLT panels is largely dependent on the relative humidity on its exterior side toward the middle of the panel. </w:t>
      </w:r>
    </w:p>
    <w:p w14:paraId="3CC0182E" w14:textId="77777777" w:rsidR="00ED3E5A" w:rsidRPr="007B42A5" w:rsidRDefault="00ED3E5A" w:rsidP="00ED3E5A">
      <w:pPr>
        <w:pBdr>
          <w:top w:val="nil"/>
          <w:left w:val="nil"/>
          <w:bottom w:val="nil"/>
          <w:right w:val="nil"/>
          <w:between w:val="nil"/>
        </w:pBdr>
        <w:jc w:val="both"/>
        <w:rPr>
          <w:sz w:val="22"/>
          <w:szCs w:val="22"/>
        </w:rPr>
      </w:pPr>
    </w:p>
    <w:p w14:paraId="14E8DC19" w14:textId="75F111DB" w:rsidR="00F65990" w:rsidRPr="00F65990" w:rsidRDefault="00364B0E" w:rsidP="00F65990">
      <w:pPr>
        <w:pBdr>
          <w:top w:val="nil"/>
          <w:left w:val="nil"/>
          <w:bottom w:val="nil"/>
          <w:right w:val="nil"/>
          <w:between w:val="nil"/>
        </w:pBdr>
        <w:jc w:val="both"/>
        <w:rPr>
          <w:sz w:val="22"/>
          <w:szCs w:val="22"/>
        </w:rPr>
      </w:pPr>
      <w:r>
        <w:rPr>
          <w:sz w:val="22"/>
          <w:szCs w:val="22"/>
        </w:rPr>
        <w:fldChar w:fldCharType="begin"/>
      </w:r>
      <w:r>
        <w:rPr>
          <w:sz w:val="22"/>
          <w:szCs w:val="22"/>
        </w:rPr>
        <w:instrText xml:space="preserve"> REF _Ref522651180 </w:instrText>
      </w:r>
      <w:r>
        <w:rPr>
          <w:sz w:val="22"/>
          <w:szCs w:val="22"/>
        </w:rPr>
        <w:fldChar w:fldCharType="separate"/>
      </w:r>
      <w:r w:rsidRPr="00860F2C">
        <w:rPr>
          <w:sz w:val="22"/>
          <w:szCs w:val="22"/>
        </w:rPr>
        <w:t xml:space="preserve">Figure </w:t>
      </w:r>
      <w:r>
        <w:rPr>
          <w:noProof/>
          <w:sz w:val="22"/>
          <w:szCs w:val="22"/>
        </w:rPr>
        <w:t>12</w:t>
      </w:r>
      <w:r>
        <w:rPr>
          <w:sz w:val="22"/>
          <w:szCs w:val="22"/>
        </w:rPr>
        <w:fldChar w:fldCharType="end"/>
      </w:r>
      <w:r>
        <w:rPr>
          <w:sz w:val="22"/>
          <w:szCs w:val="22"/>
        </w:rPr>
        <w:t xml:space="preserve">, </w:t>
      </w:r>
      <w:r>
        <w:rPr>
          <w:sz w:val="22"/>
          <w:szCs w:val="22"/>
        </w:rPr>
        <w:fldChar w:fldCharType="begin"/>
      </w:r>
      <w:r>
        <w:rPr>
          <w:sz w:val="22"/>
          <w:szCs w:val="22"/>
        </w:rPr>
        <w:instrText xml:space="preserve"> REF _Ref522651188 </w:instrText>
      </w:r>
      <w:r>
        <w:rPr>
          <w:sz w:val="22"/>
          <w:szCs w:val="22"/>
        </w:rPr>
        <w:fldChar w:fldCharType="separate"/>
      </w:r>
      <w:r w:rsidRPr="004A0F7E">
        <w:rPr>
          <w:sz w:val="22"/>
          <w:szCs w:val="22"/>
        </w:rPr>
        <w:t xml:space="preserve">Figure </w:t>
      </w:r>
      <w:r>
        <w:rPr>
          <w:noProof/>
          <w:sz w:val="22"/>
          <w:szCs w:val="22"/>
        </w:rPr>
        <w:t>13</w:t>
      </w:r>
      <w:r>
        <w:rPr>
          <w:sz w:val="22"/>
          <w:szCs w:val="22"/>
        </w:rPr>
        <w:fldChar w:fldCharType="end"/>
      </w:r>
      <w:r>
        <w:rPr>
          <w:sz w:val="22"/>
          <w:szCs w:val="22"/>
        </w:rPr>
        <w:t xml:space="preserve">, and </w:t>
      </w:r>
      <w:r>
        <w:rPr>
          <w:sz w:val="22"/>
          <w:szCs w:val="22"/>
        </w:rPr>
        <w:fldChar w:fldCharType="begin"/>
      </w:r>
      <w:r>
        <w:rPr>
          <w:sz w:val="22"/>
          <w:szCs w:val="22"/>
        </w:rPr>
        <w:instrText xml:space="preserve"> REF _Ref522651189 </w:instrText>
      </w:r>
      <w:r>
        <w:rPr>
          <w:sz w:val="22"/>
          <w:szCs w:val="22"/>
        </w:rPr>
        <w:fldChar w:fldCharType="separate"/>
      </w:r>
      <w:r w:rsidRPr="004A0F7E">
        <w:rPr>
          <w:sz w:val="22"/>
          <w:szCs w:val="22"/>
        </w:rPr>
        <w:t xml:space="preserve">Figure </w:t>
      </w:r>
      <w:r w:rsidRPr="004A0F7E">
        <w:rPr>
          <w:noProof/>
          <w:sz w:val="22"/>
          <w:szCs w:val="22"/>
        </w:rPr>
        <w:t>14</w:t>
      </w:r>
      <w:r>
        <w:rPr>
          <w:sz w:val="22"/>
          <w:szCs w:val="22"/>
        </w:rPr>
        <w:fldChar w:fldCharType="end"/>
      </w:r>
      <w:r>
        <w:rPr>
          <w:sz w:val="22"/>
          <w:szCs w:val="22"/>
        </w:rPr>
        <w:t xml:space="preserve"> </w:t>
      </w:r>
      <w:r w:rsidR="00F65990" w:rsidRPr="00F65990">
        <w:rPr>
          <w:sz w:val="22"/>
          <w:szCs w:val="22"/>
        </w:rPr>
        <w:t>illustrate the course of relative humidity in the CLT panels of the floor (a) and attic (b) in each region</w:t>
      </w:r>
      <w:r w:rsidR="00383224">
        <w:rPr>
          <w:sz w:val="22"/>
          <w:szCs w:val="22"/>
        </w:rPr>
        <w:t xml:space="preserve"> over a three year period</w:t>
      </w:r>
      <w:r w:rsidR="00F65990" w:rsidRPr="00F65990">
        <w:rPr>
          <w:sz w:val="22"/>
          <w:szCs w:val="22"/>
        </w:rPr>
        <w:t>. The green line graphs the middle of the CLT panel for both the attic and the floor. For the attic, the red line graphs the attic side of the CLT panel and the blue line graphs the</w:t>
      </w:r>
      <w:r w:rsidR="00866066">
        <w:rPr>
          <w:sz w:val="22"/>
          <w:szCs w:val="22"/>
        </w:rPr>
        <w:t xml:space="preserve"> ceiling side of the CLT panel, </w:t>
      </w:r>
      <w:commentRangeStart w:id="81"/>
      <w:r w:rsidR="00F65990" w:rsidRPr="00F65990">
        <w:rPr>
          <w:sz w:val="22"/>
          <w:szCs w:val="22"/>
        </w:rPr>
        <w:t>the ceiling of the 2nd story</w:t>
      </w:r>
      <w:commentRangeEnd w:id="81"/>
      <w:r w:rsidR="007D2CC0">
        <w:rPr>
          <w:rStyle w:val="CommentReference"/>
        </w:rPr>
        <w:commentReference w:id="81"/>
      </w:r>
      <w:r w:rsidR="00F65990" w:rsidRPr="00F65990">
        <w:rPr>
          <w:sz w:val="22"/>
          <w:szCs w:val="22"/>
        </w:rPr>
        <w:t xml:space="preserve">. For the floor, the red line graphs </w:t>
      </w:r>
      <w:r w:rsidR="00866066">
        <w:rPr>
          <w:sz w:val="22"/>
          <w:szCs w:val="22"/>
        </w:rPr>
        <w:t xml:space="preserve">the floor side of the CLT </w:t>
      </w:r>
      <w:r w:rsidR="00866066" w:rsidRPr="00866066">
        <w:rPr>
          <w:sz w:val="22"/>
          <w:szCs w:val="22"/>
        </w:rPr>
        <w:t xml:space="preserve">panel, </w:t>
      </w:r>
      <w:r w:rsidR="00F65990" w:rsidRPr="00866066">
        <w:rPr>
          <w:sz w:val="22"/>
          <w:szCs w:val="22"/>
        </w:rPr>
        <w:t>the 2</w:t>
      </w:r>
      <w:r w:rsidR="00F65990" w:rsidRPr="00866066">
        <w:rPr>
          <w:sz w:val="22"/>
          <w:szCs w:val="22"/>
          <w:vertAlign w:val="superscript"/>
        </w:rPr>
        <w:t>nd</w:t>
      </w:r>
      <w:r w:rsidR="00F65990" w:rsidRPr="00866066">
        <w:rPr>
          <w:sz w:val="22"/>
          <w:szCs w:val="22"/>
        </w:rPr>
        <w:t xml:space="preserve"> level floor</w:t>
      </w:r>
      <w:r w:rsidR="00866066" w:rsidRPr="00866066">
        <w:rPr>
          <w:sz w:val="22"/>
          <w:szCs w:val="22"/>
        </w:rPr>
        <w:t>.</w:t>
      </w:r>
      <w:r w:rsidR="00866066">
        <w:rPr>
          <w:sz w:val="22"/>
          <w:szCs w:val="22"/>
        </w:rPr>
        <w:t xml:space="preserve"> Th</w:t>
      </w:r>
      <w:r w:rsidR="00F65990" w:rsidRPr="00F65990">
        <w:rPr>
          <w:sz w:val="22"/>
          <w:szCs w:val="22"/>
        </w:rPr>
        <w:t>e blue line graphs the 1</w:t>
      </w:r>
      <w:r w:rsidR="00F65990" w:rsidRPr="00F65990">
        <w:rPr>
          <w:sz w:val="22"/>
          <w:szCs w:val="22"/>
          <w:vertAlign w:val="superscript"/>
        </w:rPr>
        <w:t>st</w:t>
      </w:r>
      <w:r w:rsidR="00F65990" w:rsidRPr="00F65990">
        <w:rPr>
          <w:sz w:val="22"/>
          <w:szCs w:val="22"/>
        </w:rPr>
        <w:t xml:space="preserve"> level ceiling side of the CLT </w:t>
      </w:r>
      <w:r w:rsidR="00866066">
        <w:rPr>
          <w:sz w:val="22"/>
          <w:szCs w:val="22"/>
        </w:rPr>
        <w:lastRenderedPageBreak/>
        <w:t>panel</w:t>
      </w:r>
      <w:r w:rsidR="00866066" w:rsidRPr="00866066">
        <w:rPr>
          <w:sz w:val="22"/>
          <w:szCs w:val="22"/>
        </w:rPr>
        <w:t xml:space="preserve">, </w:t>
      </w:r>
      <w:r w:rsidR="00F65990" w:rsidRPr="00866066">
        <w:rPr>
          <w:sz w:val="22"/>
          <w:szCs w:val="22"/>
        </w:rPr>
        <w:t>the ceiling of the 1</w:t>
      </w:r>
      <w:r w:rsidR="00F65990" w:rsidRPr="00866066">
        <w:rPr>
          <w:sz w:val="22"/>
          <w:szCs w:val="22"/>
          <w:vertAlign w:val="superscript"/>
        </w:rPr>
        <w:t>st</w:t>
      </w:r>
      <w:r w:rsidR="00F65990" w:rsidRPr="00866066">
        <w:rPr>
          <w:sz w:val="22"/>
          <w:szCs w:val="22"/>
        </w:rPr>
        <w:t xml:space="preserve"> story. Graphs</w:t>
      </w:r>
      <w:r w:rsidR="00F65990" w:rsidRPr="00F65990">
        <w:rPr>
          <w:sz w:val="22"/>
          <w:szCs w:val="22"/>
        </w:rPr>
        <w:t xml:space="preserve"> of the floor and attic under precooling were not included due to how similar they were to the </w:t>
      </w:r>
      <w:r w:rsidR="009846F1">
        <w:rPr>
          <w:sz w:val="22"/>
          <w:szCs w:val="22"/>
        </w:rPr>
        <w:t>constant setpoint bas</w:t>
      </w:r>
      <w:r w:rsidR="00F65990" w:rsidRPr="00F65990">
        <w:rPr>
          <w:sz w:val="22"/>
          <w:szCs w:val="22"/>
        </w:rPr>
        <w:t xml:space="preserve">e case, which is shown. </w:t>
      </w:r>
    </w:p>
    <w:p w14:paraId="749C3F8E" w14:textId="5903943C" w:rsidR="00F65990" w:rsidRPr="007B42A5" w:rsidRDefault="00F65990">
      <w:pPr>
        <w:pBdr>
          <w:top w:val="nil"/>
          <w:left w:val="nil"/>
          <w:bottom w:val="nil"/>
          <w:right w:val="nil"/>
          <w:between w:val="nil"/>
        </w:pBdr>
        <w:jc w:val="both"/>
        <w:rPr>
          <w:i/>
          <w:sz w:val="22"/>
          <w:szCs w:val="22"/>
        </w:rPr>
      </w:pPr>
    </w:p>
    <w:bookmarkEnd w:id="75"/>
    <w:p w14:paraId="4BF5D1EE" w14:textId="77777777" w:rsidR="00B32C55" w:rsidRPr="007B42A5" w:rsidRDefault="00B32C55">
      <w:pPr>
        <w:pBdr>
          <w:top w:val="nil"/>
          <w:left w:val="nil"/>
          <w:bottom w:val="nil"/>
          <w:right w:val="nil"/>
          <w:between w:val="nil"/>
        </w:pBdr>
        <w:jc w:val="both"/>
        <w:rPr>
          <w:sz w:val="22"/>
          <w:szCs w:val="22"/>
        </w:rPr>
      </w:pPr>
    </w:p>
    <w:p w14:paraId="30836B75" w14:textId="77777777" w:rsidR="00B32C55" w:rsidRPr="007B42A5" w:rsidRDefault="00B32C55">
      <w:pPr>
        <w:pBdr>
          <w:top w:val="nil"/>
          <w:left w:val="nil"/>
          <w:bottom w:val="nil"/>
          <w:right w:val="nil"/>
          <w:between w:val="nil"/>
        </w:pBdr>
        <w:jc w:val="both"/>
        <w:rPr>
          <w:sz w:val="22"/>
          <w:szCs w:val="22"/>
        </w:rPr>
      </w:pPr>
    </w:p>
    <w:p w14:paraId="3CBE32BC" w14:textId="30A70B73" w:rsidR="00355A34" w:rsidRPr="007B42A5" w:rsidRDefault="00984DEF" w:rsidP="00355A34">
      <w:pPr>
        <w:keepNext/>
        <w:pBdr>
          <w:top w:val="nil"/>
          <w:left w:val="nil"/>
          <w:bottom w:val="nil"/>
          <w:right w:val="nil"/>
          <w:between w:val="nil"/>
        </w:pBdr>
        <w:jc w:val="both"/>
      </w:pPr>
      <w:r w:rsidRPr="007B42A5">
        <w:rPr>
          <w:rStyle w:val="CommentReference"/>
        </w:rPr>
        <w:commentReference w:id="82"/>
      </w:r>
      <w:r w:rsidR="009846F1">
        <w:rPr>
          <w:rStyle w:val="CommentReference"/>
        </w:rPr>
        <w:commentReference w:id="83"/>
      </w:r>
      <w:r w:rsidR="00AB431B">
        <w:rPr>
          <w:noProof/>
        </w:rPr>
        <w:drawing>
          <wp:inline distT="0" distB="0" distL="0" distR="0" wp14:anchorId="136F15F8" wp14:editId="595EDA55">
            <wp:extent cx="5943600" cy="2298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sAttic and floor 80.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14:paraId="67AD17DB" w14:textId="138E1D80" w:rsidR="00C572AF" w:rsidRDefault="00C572AF" w:rsidP="004A0F7E">
      <w:pPr>
        <w:pStyle w:val="ListParagraph"/>
        <w:keepNext/>
        <w:numPr>
          <w:ilvl w:val="0"/>
          <w:numId w:val="10"/>
        </w:numPr>
        <w:pBdr>
          <w:top w:val="nil"/>
          <w:left w:val="nil"/>
          <w:bottom w:val="nil"/>
          <w:right w:val="nil"/>
          <w:between w:val="nil"/>
        </w:pBdr>
        <w:jc w:val="both"/>
      </w:pPr>
      <w:r w:rsidRPr="007B42A5">
        <w:t>b)</w:t>
      </w:r>
    </w:p>
    <w:p w14:paraId="6BAAD3D9" w14:textId="77777777" w:rsidR="004A0F7E" w:rsidRPr="007B42A5" w:rsidRDefault="004A0F7E" w:rsidP="004A0F7E">
      <w:pPr>
        <w:pStyle w:val="ListParagraph"/>
        <w:keepNext/>
        <w:pBdr>
          <w:top w:val="nil"/>
          <w:left w:val="nil"/>
          <w:bottom w:val="nil"/>
          <w:right w:val="nil"/>
          <w:between w:val="nil"/>
        </w:pBdr>
        <w:ind w:left="7008"/>
        <w:jc w:val="both"/>
      </w:pPr>
    </w:p>
    <w:p w14:paraId="76792A49" w14:textId="3C27327E" w:rsidR="00C572AF" w:rsidRPr="00860F2C" w:rsidRDefault="00860F2C" w:rsidP="00860F2C">
      <w:pPr>
        <w:pStyle w:val="Caption"/>
        <w:jc w:val="center"/>
        <w:rPr>
          <w:color w:val="auto"/>
          <w:sz w:val="22"/>
          <w:szCs w:val="22"/>
        </w:rPr>
      </w:pPr>
      <w:bookmarkStart w:id="84" w:name="_Ref522651180"/>
      <w:r w:rsidRPr="00860F2C">
        <w:rPr>
          <w:color w:val="auto"/>
          <w:sz w:val="22"/>
          <w:szCs w:val="22"/>
        </w:rPr>
        <w:t xml:space="preserve">Figure </w:t>
      </w:r>
      <w:r w:rsidRPr="00860F2C">
        <w:rPr>
          <w:color w:val="auto"/>
          <w:sz w:val="22"/>
          <w:szCs w:val="22"/>
        </w:rPr>
        <w:fldChar w:fldCharType="begin"/>
      </w:r>
      <w:r w:rsidRPr="00860F2C">
        <w:rPr>
          <w:color w:val="auto"/>
          <w:sz w:val="22"/>
          <w:szCs w:val="22"/>
        </w:rPr>
        <w:instrText xml:space="preserve"> SEQ Figure \* ARABIC </w:instrText>
      </w:r>
      <w:r w:rsidRPr="00860F2C">
        <w:rPr>
          <w:color w:val="auto"/>
          <w:sz w:val="22"/>
          <w:szCs w:val="22"/>
        </w:rPr>
        <w:fldChar w:fldCharType="separate"/>
      </w:r>
      <w:r w:rsidR="004A0F7E">
        <w:rPr>
          <w:noProof/>
          <w:color w:val="auto"/>
          <w:sz w:val="22"/>
          <w:szCs w:val="22"/>
        </w:rPr>
        <w:t>12</w:t>
      </w:r>
      <w:r w:rsidRPr="00860F2C">
        <w:rPr>
          <w:color w:val="auto"/>
          <w:sz w:val="22"/>
          <w:szCs w:val="22"/>
        </w:rPr>
        <w:fldChar w:fldCharType="end"/>
      </w:r>
      <w:bookmarkEnd w:id="84"/>
      <w:r w:rsidRPr="00860F2C">
        <w:rPr>
          <w:color w:val="auto"/>
          <w:sz w:val="22"/>
          <w:szCs w:val="22"/>
        </w:rPr>
        <w:t>: Relative humidity of Boston attic CLT panel and floor CLT panel</w:t>
      </w:r>
    </w:p>
    <w:p w14:paraId="21582AC8" w14:textId="77777777" w:rsidR="00992E10" w:rsidRPr="007B42A5" w:rsidRDefault="00992E10" w:rsidP="00355A34">
      <w:pPr>
        <w:keepNext/>
        <w:pBdr>
          <w:top w:val="nil"/>
          <w:left w:val="nil"/>
          <w:bottom w:val="nil"/>
          <w:right w:val="nil"/>
          <w:between w:val="nil"/>
        </w:pBdr>
        <w:jc w:val="both"/>
      </w:pPr>
    </w:p>
    <w:p w14:paraId="6D68FC96" w14:textId="77777777" w:rsidR="00355A34" w:rsidRPr="007B42A5" w:rsidRDefault="00355A34" w:rsidP="00355A34"/>
    <w:p w14:paraId="6FAEF59C" w14:textId="77777777" w:rsidR="00B32C55" w:rsidRPr="007B42A5" w:rsidRDefault="00B32C55">
      <w:pPr>
        <w:pBdr>
          <w:top w:val="nil"/>
          <w:left w:val="nil"/>
          <w:bottom w:val="nil"/>
          <w:right w:val="nil"/>
          <w:between w:val="nil"/>
        </w:pBdr>
        <w:jc w:val="both"/>
        <w:rPr>
          <w:b/>
          <w:sz w:val="22"/>
          <w:szCs w:val="22"/>
        </w:rPr>
      </w:pPr>
    </w:p>
    <w:p w14:paraId="261149E6" w14:textId="77777777" w:rsidR="00355A34" w:rsidRPr="007B42A5" w:rsidRDefault="00355A34" w:rsidP="00355A34">
      <w:pPr>
        <w:keepNext/>
        <w:pBdr>
          <w:top w:val="nil"/>
          <w:left w:val="nil"/>
          <w:bottom w:val="nil"/>
          <w:right w:val="nil"/>
          <w:between w:val="nil"/>
        </w:pBdr>
        <w:jc w:val="both"/>
      </w:pPr>
      <w:r w:rsidRPr="007B42A5">
        <w:rPr>
          <w:i/>
          <w:noProof/>
          <w:sz w:val="22"/>
          <w:szCs w:val="22"/>
        </w:rPr>
        <w:drawing>
          <wp:inline distT="0" distB="0" distL="0" distR="0" wp14:anchorId="14988E71" wp14:editId="3B9D4FC1">
            <wp:extent cx="5935980" cy="2308860"/>
            <wp:effectExtent l="0" t="0" r="7620" b="0"/>
            <wp:docPr id="20" name="Picture 20" descr="C:\Users\Mosley\AppData\Local\Microsoft\Windows\INetCache\Content.Word\Phonenix CLT non W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sley\AppData\Local\Microsoft\Windows\INetCache\Content.Word\Phonenix CLT non W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14:paraId="004CC983" w14:textId="6F44E549" w:rsidR="00C572AF" w:rsidRDefault="00C572AF" w:rsidP="004A0F7E">
      <w:pPr>
        <w:pStyle w:val="ListParagraph"/>
        <w:keepNext/>
        <w:numPr>
          <w:ilvl w:val="0"/>
          <w:numId w:val="11"/>
        </w:numPr>
        <w:pBdr>
          <w:top w:val="nil"/>
          <w:left w:val="nil"/>
          <w:bottom w:val="nil"/>
          <w:right w:val="nil"/>
          <w:between w:val="nil"/>
        </w:pBdr>
        <w:jc w:val="both"/>
      </w:pPr>
      <w:r w:rsidRPr="007B42A5">
        <w:t>b)</w:t>
      </w:r>
    </w:p>
    <w:p w14:paraId="69D6C4B3" w14:textId="77777777" w:rsidR="004A0F7E" w:rsidRPr="007B42A5" w:rsidRDefault="004A0F7E" w:rsidP="004A0F7E">
      <w:pPr>
        <w:pStyle w:val="ListParagraph"/>
        <w:keepNext/>
        <w:pBdr>
          <w:top w:val="nil"/>
          <w:left w:val="nil"/>
          <w:bottom w:val="nil"/>
          <w:right w:val="nil"/>
          <w:between w:val="nil"/>
        </w:pBdr>
        <w:ind w:left="7032"/>
        <w:jc w:val="both"/>
      </w:pPr>
    </w:p>
    <w:p w14:paraId="19257F16" w14:textId="4537475F" w:rsidR="00B32C55" w:rsidRPr="004A0F7E" w:rsidRDefault="00860F2C" w:rsidP="004A0F7E">
      <w:pPr>
        <w:pStyle w:val="Caption"/>
        <w:jc w:val="center"/>
        <w:rPr>
          <w:b/>
          <w:color w:val="auto"/>
          <w:sz w:val="22"/>
          <w:szCs w:val="22"/>
        </w:rPr>
      </w:pPr>
      <w:bookmarkStart w:id="85" w:name="_Ref522651188"/>
      <w:r w:rsidRPr="004A0F7E">
        <w:rPr>
          <w:color w:val="auto"/>
          <w:sz w:val="22"/>
          <w:szCs w:val="22"/>
        </w:rPr>
        <w:t xml:space="preserve">Figure </w:t>
      </w:r>
      <w:r w:rsidRPr="004A0F7E">
        <w:rPr>
          <w:color w:val="auto"/>
          <w:sz w:val="22"/>
          <w:szCs w:val="22"/>
        </w:rPr>
        <w:fldChar w:fldCharType="begin"/>
      </w:r>
      <w:r w:rsidRPr="004A0F7E">
        <w:rPr>
          <w:color w:val="auto"/>
          <w:sz w:val="22"/>
          <w:szCs w:val="22"/>
        </w:rPr>
        <w:instrText xml:space="preserve"> SEQ Figure \* ARABIC </w:instrText>
      </w:r>
      <w:r w:rsidRPr="004A0F7E">
        <w:rPr>
          <w:color w:val="auto"/>
          <w:sz w:val="22"/>
          <w:szCs w:val="22"/>
        </w:rPr>
        <w:fldChar w:fldCharType="separate"/>
      </w:r>
      <w:r w:rsidR="004A0F7E">
        <w:rPr>
          <w:noProof/>
          <w:color w:val="auto"/>
          <w:sz w:val="22"/>
          <w:szCs w:val="22"/>
        </w:rPr>
        <w:t>13</w:t>
      </w:r>
      <w:r w:rsidRPr="004A0F7E">
        <w:rPr>
          <w:color w:val="auto"/>
          <w:sz w:val="22"/>
          <w:szCs w:val="22"/>
        </w:rPr>
        <w:fldChar w:fldCharType="end"/>
      </w:r>
      <w:bookmarkEnd w:id="85"/>
      <w:r w:rsidRPr="004A0F7E">
        <w:rPr>
          <w:color w:val="auto"/>
          <w:sz w:val="22"/>
          <w:szCs w:val="22"/>
        </w:rPr>
        <w:t>: Relative humidity of Phoenix attic CLT panel and floor CLT panel</w:t>
      </w:r>
    </w:p>
    <w:p w14:paraId="4E892DDB" w14:textId="77777777" w:rsidR="006B5CEE" w:rsidRPr="007B42A5" w:rsidRDefault="006B5CEE" w:rsidP="006B5CEE">
      <w:pPr>
        <w:keepNext/>
        <w:pBdr>
          <w:top w:val="nil"/>
          <w:left w:val="nil"/>
          <w:bottom w:val="nil"/>
          <w:right w:val="nil"/>
          <w:between w:val="nil"/>
        </w:pBdr>
        <w:jc w:val="both"/>
      </w:pPr>
      <w:r w:rsidRPr="007B42A5">
        <w:rPr>
          <w:b/>
          <w:noProof/>
          <w:sz w:val="22"/>
          <w:szCs w:val="22"/>
        </w:rPr>
        <w:lastRenderedPageBreak/>
        <w:drawing>
          <wp:inline distT="0" distB="0" distL="0" distR="0" wp14:anchorId="1D097CA0" wp14:editId="0FFED3FB">
            <wp:extent cx="5935980" cy="2301240"/>
            <wp:effectExtent l="0" t="0" r="7620" b="3810"/>
            <wp:docPr id="22" name="Picture 22" descr="C:\Users\Mosley\AppData\Local\Microsoft\Windows\INetCache\Content.Word\Sacramento Clt non W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sley\AppData\Local\Microsoft\Windows\INetCache\Content.Word\Sacramento Clt non Wal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301240"/>
                    </a:xfrm>
                    <a:prstGeom prst="rect">
                      <a:avLst/>
                    </a:prstGeom>
                    <a:noFill/>
                    <a:ln>
                      <a:noFill/>
                    </a:ln>
                  </pic:spPr>
                </pic:pic>
              </a:graphicData>
            </a:graphic>
          </wp:inline>
        </w:drawing>
      </w:r>
    </w:p>
    <w:p w14:paraId="7FB1139B" w14:textId="45F5F62F" w:rsidR="00C572AF" w:rsidRDefault="00C572AF" w:rsidP="004A0F7E">
      <w:pPr>
        <w:pStyle w:val="ListParagraph"/>
        <w:keepNext/>
        <w:numPr>
          <w:ilvl w:val="0"/>
          <w:numId w:val="12"/>
        </w:numPr>
        <w:pBdr>
          <w:top w:val="nil"/>
          <w:left w:val="nil"/>
          <w:bottom w:val="nil"/>
          <w:right w:val="nil"/>
          <w:between w:val="nil"/>
        </w:pBdr>
        <w:jc w:val="both"/>
      </w:pPr>
      <w:r w:rsidRPr="007B42A5">
        <w:t>b)</w:t>
      </w:r>
    </w:p>
    <w:p w14:paraId="12B507B9" w14:textId="77777777" w:rsidR="004A0F7E" w:rsidRPr="007B42A5" w:rsidRDefault="004A0F7E" w:rsidP="004A0F7E">
      <w:pPr>
        <w:pStyle w:val="ListParagraph"/>
        <w:keepNext/>
        <w:pBdr>
          <w:top w:val="nil"/>
          <w:left w:val="nil"/>
          <w:bottom w:val="nil"/>
          <w:right w:val="nil"/>
          <w:between w:val="nil"/>
        </w:pBdr>
        <w:ind w:left="7032"/>
        <w:jc w:val="both"/>
      </w:pPr>
    </w:p>
    <w:p w14:paraId="2AD37523" w14:textId="603188B7" w:rsidR="00B32C55" w:rsidRDefault="004A0F7E" w:rsidP="00336BA9">
      <w:pPr>
        <w:pStyle w:val="Caption"/>
        <w:jc w:val="center"/>
        <w:rPr>
          <w:color w:val="auto"/>
          <w:sz w:val="22"/>
          <w:szCs w:val="22"/>
        </w:rPr>
      </w:pPr>
      <w:bookmarkStart w:id="86" w:name="_Ref522651189"/>
      <w:r w:rsidRPr="004A0F7E">
        <w:rPr>
          <w:color w:val="auto"/>
          <w:sz w:val="22"/>
          <w:szCs w:val="22"/>
        </w:rPr>
        <w:t xml:space="preserve">Figure </w:t>
      </w:r>
      <w:r w:rsidRPr="004A0F7E">
        <w:rPr>
          <w:color w:val="auto"/>
          <w:sz w:val="22"/>
          <w:szCs w:val="22"/>
        </w:rPr>
        <w:fldChar w:fldCharType="begin"/>
      </w:r>
      <w:r w:rsidRPr="004A0F7E">
        <w:rPr>
          <w:color w:val="auto"/>
          <w:sz w:val="22"/>
          <w:szCs w:val="22"/>
        </w:rPr>
        <w:instrText xml:space="preserve"> SEQ Figure \* ARABIC </w:instrText>
      </w:r>
      <w:r w:rsidRPr="004A0F7E">
        <w:rPr>
          <w:color w:val="auto"/>
          <w:sz w:val="22"/>
          <w:szCs w:val="22"/>
        </w:rPr>
        <w:fldChar w:fldCharType="separate"/>
      </w:r>
      <w:r w:rsidRPr="004A0F7E">
        <w:rPr>
          <w:noProof/>
          <w:color w:val="auto"/>
          <w:sz w:val="22"/>
          <w:szCs w:val="22"/>
        </w:rPr>
        <w:t>14</w:t>
      </w:r>
      <w:r w:rsidRPr="004A0F7E">
        <w:rPr>
          <w:color w:val="auto"/>
          <w:sz w:val="22"/>
          <w:szCs w:val="22"/>
        </w:rPr>
        <w:fldChar w:fldCharType="end"/>
      </w:r>
      <w:bookmarkEnd w:id="86"/>
      <w:r w:rsidRPr="004A0F7E">
        <w:rPr>
          <w:color w:val="auto"/>
          <w:sz w:val="22"/>
          <w:szCs w:val="22"/>
        </w:rPr>
        <w:t>: Relative humidity of Sacramento attic CLT panel and floor CLT panel</w:t>
      </w:r>
    </w:p>
    <w:p w14:paraId="6756B7E9" w14:textId="77777777" w:rsidR="00336BA9" w:rsidRPr="00336BA9" w:rsidRDefault="00336BA9" w:rsidP="00336BA9"/>
    <w:p w14:paraId="7E60F4CF" w14:textId="4FBD91A5" w:rsidR="00F65990" w:rsidRPr="00F65990" w:rsidRDefault="00F15B10" w:rsidP="00F65990">
      <w:pPr>
        <w:pBdr>
          <w:top w:val="nil"/>
          <w:left w:val="nil"/>
          <w:bottom w:val="nil"/>
          <w:right w:val="nil"/>
          <w:between w:val="nil"/>
        </w:pBdr>
        <w:jc w:val="both"/>
        <w:rPr>
          <w:sz w:val="22"/>
          <w:szCs w:val="22"/>
        </w:rPr>
      </w:pPr>
      <w:bookmarkStart w:id="87" w:name="_Hlk522644827"/>
      <w:r>
        <w:rPr>
          <w:sz w:val="22"/>
          <w:szCs w:val="22"/>
        </w:rPr>
        <w:t>It should be noted that the relative humidity at the ceiling side of the panel closely fo</w:t>
      </w:r>
      <w:r w:rsidR="00F65990" w:rsidRPr="00F65990">
        <w:rPr>
          <w:sz w:val="22"/>
          <w:szCs w:val="22"/>
        </w:rPr>
        <w:t>llows the interior relative humidity due to its pro</w:t>
      </w:r>
      <w:r w:rsidR="007D2CC0">
        <w:rPr>
          <w:sz w:val="22"/>
          <w:szCs w:val="22"/>
        </w:rPr>
        <w:t xml:space="preserve">ximity to the interior climate. This helps explain </w:t>
      </w:r>
      <w:r>
        <w:rPr>
          <w:sz w:val="22"/>
          <w:szCs w:val="22"/>
        </w:rPr>
        <w:t xml:space="preserve">why the graph of the relative humidity of the ceiling </w:t>
      </w:r>
      <w:r w:rsidR="00C65F4D">
        <w:rPr>
          <w:sz w:val="22"/>
          <w:szCs w:val="22"/>
        </w:rPr>
        <w:t>side in the attic assembly is</w:t>
      </w:r>
      <w:r>
        <w:rPr>
          <w:sz w:val="22"/>
          <w:szCs w:val="22"/>
        </w:rPr>
        <w:t xml:space="preserve"> </w:t>
      </w:r>
      <w:proofErr w:type="gramStart"/>
      <w:r>
        <w:rPr>
          <w:sz w:val="22"/>
          <w:szCs w:val="22"/>
        </w:rPr>
        <w:t>similar to</w:t>
      </w:r>
      <w:proofErr w:type="gramEnd"/>
      <w:r>
        <w:rPr>
          <w:sz w:val="22"/>
          <w:szCs w:val="22"/>
        </w:rPr>
        <w:t xml:space="preserve"> its counterpart in the floor assembly</w:t>
      </w:r>
      <w:r w:rsidR="00F65990" w:rsidRPr="00F65990">
        <w:rPr>
          <w:sz w:val="22"/>
          <w:szCs w:val="22"/>
        </w:rPr>
        <w:t xml:space="preserve">. Regardless of climate, in the floor assembly, the floor side of the CLT panel has the highest humidity for the entirety of the simulation. Both the floor side and the middle of the CLT panel see continual reduction in relative humidity to 60% and below, but at a slow and gradual slope. This is likely due to the flooring, overlay, and OSB, which are creating a barrier that makes it harder for moisture to escape in that direction (via the floor). Finally, the CLT panel in the attic dries in an expected fashion. The rate at which the middle of the panel and the attic side of the panel is apparently dependent on the exterior climate. For example, the middle of CLT panel in Phoenix sees the greatest reduction in relative humidity while the one in Sacramento sees the least. For all climates, the mid panel </w:t>
      </w:r>
      <w:r w:rsidR="00C65F4D">
        <w:rPr>
          <w:sz w:val="22"/>
          <w:szCs w:val="22"/>
        </w:rPr>
        <w:t xml:space="preserve">RH </w:t>
      </w:r>
      <w:r w:rsidR="00F65990" w:rsidRPr="00F65990">
        <w:rPr>
          <w:sz w:val="22"/>
          <w:szCs w:val="22"/>
        </w:rPr>
        <w:t xml:space="preserve">for the attic reaches a lower </w:t>
      </w:r>
      <w:r w:rsidR="00C65F4D">
        <w:rPr>
          <w:sz w:val="22"/>
          <w:szCs w:val="22"/>
        </w:rPr>
        <w:t>RH</w:t>
      </w:r>
      <w:r w:rsidR="00F65990" w:rsidRPr="00F65990">
        <w:rPr>
          <w:sz w:val="22"/>
          <w:szCs w:val="22"/>
        </w:rPr>
        <w:t xml:space="preserve"> than that of the mid panel of the floor</w:t>
      </w:r>
      <w:r w:rsidR="00C65F4D">
        <w:rPr>
          <w:sz w:val="22"/>
          <w:szCs w:val="22"/>
        </w:rPr>
        <w:t xml:space="preserve"> assembly</w:t>
      </w:r>
      <w:r w:rsidR="00F65990" w:rsidRPr="00F65990">
        <w:rPr>
          <w:sz w:val="22"/>
          <w:szCs w:val="22"/>
        </w:rPr>
        <w:t>.</w:t>
      </w:r>
    </w:p>
    <w:p w14:paraId="7881CC64" w14:textId="0E066F25" w:rsidR="000E4E84" w:rsidRPr="007B42A5" w:rsidRDefault="000E4E84" w:rsidP="00F65990">
      <w:pPr>
        <w:pBdr>
          <w:top w:val="nil"/>
          <w:left w:val="nil"/>
          <w:bottom w:val="nil"/>
          <w:right w:val="nil"/>
          <w:between w:val="nil"/>
        </w:pBdr>
        <w:jc w:val="both"/>
        <w:rPr>
          <w:sz w:val="22"/>
          <w:szCs w:val="22"/>
        </w:rPr>
      </w:pPr>
    </w:p>
    <w:bookmarkEnd w:id="87"/>
    <w:p w14:paraId="268B11F1" w14:textId="77777777" w:rsidR="00734E80" w:rsidRPr="007B42A5" w:rsidRDefault="00734E80" w:rsidP="000E4E84">
      <w:pPr>
        <w:pBdr>
          <w:top w:val="nil"/>
          <w:left w:val="nil"/>
          <w:bottom w:val="nil"/>
          <w:right w:val="nil"/>
          <w:between w:val="nil"/>
        </w:pBdr>
        <w:jc w:val="both"/>
        <w:rPr>
          <w:sz w:val="22"/>
          <w:szCs w:val="22"/>
        </w:rPr>
      </w:pPr>
    </w:p>
    <w:p w14:paraId="403C0213" w14:textId="77777777" w:rsidR="000E4E84" w:rsidRPr="007B42A5" w:rsidRDefault="000E4E84" w:rsidP="000E4E84">
      <w:pPr>
        <w:pBdr>
          <w:top w:val="nil"/>
          <w:left w:val="nil"/>
          <w:bottom w:val="nil"/>
          <w:right w:val="nil"/>
          <w:between w:val="nil"/>
        </w:pBdr>
        <w:jc w:val="both"/>
        <w:rPr>
          <w:sz w:val="22"/>
          <w:szCs w:val="22"/>
        </w:rPr>
      </w:pPr>
    </w:p>
    <w:p w14:paraId="59285D3B" w14:textId="77777777" w:rsidR="000E4E84" w:rsidRPr="007B42A5" w:rsidRDefault="000E4E84" w:rsidP="000E4E84">
      <w:pPr>
        <w:pBdr>
          <w:top w:val="nil"/>
          <w:left w:val="nil"/>
          <w:bottom w:val="nil"/>
          <w:right w:val="nil"/>
          <w:between w:val="nil"/>
        </w:pBdr>
        <w:jc w:val="both"/>
        <w:rPr>
          <w:sz w:val="22"/>
          <w:szCs w:val="22"/>
        </w:rPr>
      </w:pPr>
    </w:p>
    <w:p w14:paraId="7C8D8176" w14:textId="77777777" w:rsidR="00B32C55" w:rsidRPr="007B42A5" w:rsidRDefault="00B32C55">
      <w:pPr>
        <w:pBdr>
          <w:top w:val="nil"/>
          <w:left w:val="nil"/>
          <w:bottom w:val="nil"/>
          <w:right w:val="nil"/>
          <w:between w:val="nil"/>
        </w:pBdr>
        <w:jc w:val="both"/>
        <w:rPr>
          <w:sz w:val="22"/>
          <w:szCs w:val="22"/>
        </w:rPr>
      </w:pPr>
    </w:p>
    <w:p w14:paraId="5BAC94AF" w14:textId="77777777" w:rsidR="00B32C55" w:rsidRPr="007B42A5" w:rsidRDefault="00CE4ED8">
      <w:pPr>
        <w:pBdr>
          <w:top w:val="nil"/>
          <w:left w:val="nil"/>
          <w:bottom w:val="nil"/>
          <w:right w:val="nil"/>
          <w:between w:val="nil"/>
        </w:pBdr>
        <w:jc w:val="both"/>
        <w:rPr>
          <w:sz w:val="22"/>
          <w:szCs w:val="22"/>
        </w:rPr>
      </w:pPr>
      <w:r w:rsidRPr="007B42A5">
        <w:rPr>
          <w:sz w:val="22"/>
          <w:szCs w:val="22"/>
        </w:rPr>
        <w:t xml:space="preserve">      </w:t>
      </w:r>
    </w:p>
    <w:p w14:paraId="06D0F17E" w14:textId="77777777" w:rsidR="00B32C55" w:rsidRPr="007B42A5" w:rsidRDefault="00B32C55">
      <w:pPr>
        <w:spacing w:line="285" w:lineRule="auto"/>
        <w:jc w:val="both"/>
        <w:rPr>
          <w:b/>
          <w:sz w:val="22"/>
          <w:szCs w:val="22"/>
        </w:rPr>
        <w:sectPr w:rsidR="00B32C55" w:rsidRPr="007B42A5">
          <w:type w:val="continuous"/>
          <w:pgSz w:w="12240" w:h="15840"/>
          <w:pgMar w:top="1440" w:right="1440" w:bottom="1440" w:left="1440" w:header="720" w:footer="720" w:gutter="0"/>
          <w:cols w:space="720"/>
        </w:sectPr>
      </w:pPr>
    </w:p>
    <w:p w14:paraId="18CD222D" w14:textId="77777777" w:rsidR="00B32C55" w:rsidRPr="007B42A5" w:rsidRDefault="00CE4ED8">
      <w:pPr>
        <w:pStyle w:val="Heading1"/>
      </w:pPr>
      <w:r w:rsidRPr="007B42A5">
        <w:t>4. Conclusion</w:t>
      </w:r>
    </w:p>
    <w:p w14:paraId="10A4E30E" w14:textId="77777777" w:rsidR="00B32C55" w:rsidRPr="007B42A5" w:rsidRDefault="00B32C55"/>
    <w:p w14:paraId="20A7473C" w14:textId="78043812" w:rsidR="00B32C55" w:rsidRPr="007B42A5" w:rsidRDefault="00ED2AC0" w:rsidP="00B94A65">
      <w:pPr>
        <w:jc w:val="both"/>
        <w:rPr>
          <w:sz w:val="22"/>
          <w:szCs w:val="22"/>
        </w:rPr>
      </w:pPr>
      <w:r>
        <w:rPr>
          <w:sz w:val="22"/>
          <w:szCs w:val="22"/>
        </w:rPr>
        <w:t xml:space="preserve">This study numerically analyzes both the annual energy performance and long term hygrothermal performance of CLT constructed </w:t>
      </w:r>
      <w:r w:rsidR="00C7352B">
        <w:rPr>
          <w:sz w:val="22"/>
          <w:szCs w:val="22"/>
        </w:rPr>
        <w:t>single-family</w:t>
      </w:r>
      <w:r>
        <w:rPr>
          <w:sz w:val="22"/>
          <w:szCs w:val="22"/>
        </w:rPr>
        <w:t xml:space="preserve"> homes. By simulating these homes in </w:t>
      </w:r>
      <w:proofErr w:type="spellStart"/>
      <w:r>
        <w:rPr>
          <w:sz w:val="22"/>
          <w:szCs w:val="22"/>
        </w:rPr>
        <w:t>B</w:t>
      </w:r>
      <w:r w:rsidR="00996BF6">
        <w:rPr>
          <w:sz w:val="22"/>
          <w:szCs w:val="22"/>
        </w:rPr>
        <w:t>Eopt</w:t>
      </w:r>
      <w:proofErr w:type="spellEnd"/>
      <w:r w:rsidR="00996BF6">
        <w:rPr>
          <w:sz w:val="22"/>
          <w:szCs w:val="22"/>
        </w:rPr>
        <w:t xml:space="preserve">, </w:t>
      </w:r>
      <w:proofErr w:type="spellStart"/>
      <w:r w:rsidR="00996BF6">
        <w:rPr>
          <w:sz w:val="22"/>
          <w:szCs w:val="22"/>
        </w:rPr>
        <w:t>EnergyPlus</w:t>
      </w:r>
      <w:proofErr w:type="spellEnd"/>
      <w:r w:rsidR="00996BF6">
        <w:rPr>
          <w:sz w:val="22"/>
          <w:szCs w:val="22"/>
        </w:rPr>
        <w:t xml:space="preserve">, and WUFI, the CLT homes can be compared against standard wood frame constructions to determine the feasibility of CLT in the residential market. </w:t>
      </w:r>
      <w:r w:rsidR="00CE4ED8" w:rsidRPr="007B42A5">
        <w:rPr>
          <w:sz w:val="22"/>
          <w:szCs w:val="22"/>
        </w:rPr>
        <w:t>The conclusi</w:t>
      </w:r>
      <w:r>
        <w:rPr>
          <w:sz w:val="22"/>
          <w:szCs w:val="22"/>
        </w:rPr>
        <w:t>on of this study are as follows.</w:t>
      </w:r>
    </w:p>
    <w:p w14:paraId="4C6496A6" w14:textId="77777777" w:rsidR="00B32C55" w:rsidRPr="007B42A5" w:rsidRDefault="00B32C55" w:rsidP="00B94A65">
      <w:pPr>
        <w:jc w:val="both"/>
      </w:pPr>
    </w:p>
    <w:p w14:paraId="49F42D94" w14:textId="7FCEF0B3" w:rsidR="00B32C55" w:rsidRPr="007B42A5" w:rsidRDefault="00996BF6" w:rsidP="00B94A65">
      <w:pPr>
        <w:pBdr>
          <w:top w:val="nil"/>
          <w:left w:val="nil"/>
          <w:bottom w:val="nil"/>
          <w:right w:val="nil"/>
          <w:between w:val="nil"/>
        </w:pBdr>
        <w:contextualSpacing/>
        <w:jc w:val="both"/>
        <w:rPr>
          <w:sz w:val="22"/>
          <w:szCs w:val="22"/>
        </w:rPr>
      </w:pPr>
      <w:r>
        <w:rPr>
          <w:sz w:val="22"/>
          <w:szCs w:val="22"/>
        </w:rPr>
        <w:t>P</w:t>
      </w:r>
      <w:r w:rsidR="00997061" w:rsidRPr="007B42A5">
        <w:rPr>
          <w:sz w:val="22"/>
          <w:szCs w:val="22"/>
        </w:rPr>
        <w:t xml:space="preserve">reliminary results </w:t>
      </w:r>
      <w:r w:rsidR="00B116AC" w:rsidRPr="007B42A5">
        <w:rPr>
          <w:sz w:val="22"/>
          <w:szCs w:val="22"/>
        </w:rPr>
        <w:t>show</w:t>
      </w:r>
      <w:r w:rsidR="00997061" w:rsidRPr="007B42A5">
        <w:rPr>
          <w:sz w:val="22"/>
          <w:szCs w:val="22"/>
        </w:rPr>
        <w:t xml:space="preserve"> that t</w:t>
      </w:r>
      <w:r w:rsidR="00CE4ED8" w:rsidRPr="007B42A5">
        <w:rPr>
          <w:sz w:val="22"/>
          <w:szCs w:val="22"/>
        </w:rPr>
        <w:t xml:space="preserve">he use of CLT in the construction of </w:t>
      </w:r>
      <w:r w:rsidR="00C7352B">
        <w:rPr>
          <w:sz w:val="22"/>
          <w:szCs w:val="22"/>
        </w:rPr>
        <w:t>single-family</w:t>
      </w:r>
      <w:r w:rsidR="00CE4ED8" w:rsidRPr="007B42A5">
        <w:rPr>
          <w:sz w:val="22"/>
          <w:szCs w:val="22"/>
        </w:rPr>
        <w:t xml:space="preserve"> homes results in annual energy cost savings across all climates considered in this study</w:t>
      </w:r>
      <w:r w:rsidR="00997061" w:rsidRPr="007B42A5">
        <w:rPr>
          <w:sz w:val="22"/>
          <w:szCs w:val="22"/>
        </w:rPr>
        <w:t xml:space="preserve">, with higher savings </w:t>
      </w:r>
      <w:r w:rsidR="00CE4ED8" w:rsidRPr="007B42A5">
        <w:rPr>
          <w:sz w:val="22"/>
          <w:szCs w:val="22"/>
        </w:rPr>
        <w:t xml:space="preserve">in cold climates than in hot climates. </w:t>
      </w:r>
      <w:r w:rsidR="00997061" w:rsidRPr="007B42A5">
        <w:rPr>
          <w:sz w:val="22"/>
          <w:szCs w:val="22"/>
        </w:rPr>
        <w:t xml:space="preserve">For example, </w:t>
      </w:r>
      <w:r w:rsidR="00B116AC">
        <w:rPr>
          <w:sz w:val="22"/>
          <w:szCs w:val="22"/>
        </w:rPr>
        <w:t xml:space="preserve">the </w:t>
      </w:r>
      <w:r w:rsidR="00CE4ED8" w:rsidRPr="007B42A5">
        <w:rPr>
          <w:sz w:val="22"/>
          <w:szCs w:val="22"/>
        </w:rPr>
        <w:t xml:space="preserve">CLT home in Boston, </w:t>
      </w:r>
      <w:r w:rsidR="00997061" w:rsidRPr="007B42A5">
        <w:rPr>
          <w:sz w:val="22"/>
          <w:szCs w:val="22"/>
        </w:rPr>
        <w:t>shows</w:t>
      </w:r>
      <w:r w:rsidR="00CE4ED8" w:rsidRPr="007B42A5">
        <w:rPr>
          <w:sz w:val="22"/>
          <w:szCs w:val="22"/>
        </w:rPr>
        <w:t xml:space="preserve"> reduction in annual heating energy of 36%, </w:t>
      </w:r>
      <w:r w:rsidR="00997061" w:rsidRPr="007B42A5">
        <w:rPr>
          <w:sz w:val="22"/>
          <w:szCs w:val="22"/>
        </w:rPr>
        <w:t>and</w:t>
      </w:r>
      <w:r w:rsidR="00CE4ED8" w:rsidRPr="007B42A5">
        <w:rPr>
          <w:sz w:val="22"/>
          <w:szCs w:val="22"/>
        </w:rPr>
        <w:t xml:space="preserve"> 600 USD</w:t>
      </w:r>
      <w:r w:rsidR="00997061" w:rsidRPr="007B42A5">
        <w:rPr>
          <w:sz w:val="22"/>
          <w:szCs w:val="22"/>
        </w:rPr>
        <w:t>, while t</w:t>
      </w:r>
      <w:r w:rsidR="00F15B10">
        <w:rPr>
          <w:sz w:val="22"/>
          <w:szCs w:val="22"/>
        </w:rPr>
        <w:t>he CLT home in Phoenix,</w:t>
      </w:r>
      <w:r w:rsidR="00997061" w:rsidRPr="007B42A5">
        <w:rPr>
          <w:sz w:val="22"/>
          <w:szCs w:val="22"/>
        </w:rPr>
        <w:t xml:space="preserve"> shows</w:t>
      </w:r>
      <w:r w:rsidR="00CE4ED8" w:rsidRPr="007B42A5">
        <w:rPr>
          <w:sz w:val="22"/>
          <w:szCs w:val="22"/>
        </w:rPr>
        <w:t xml:space="preserve"> a reduction in annual cooling energy of 17% resulting in a savings of only $100. Regardless, neither of these savings are sufficient to offset the 20% increase in construction cost of a CLT </w:t>
      </w:r>
      <w:r w:rsidR="00C7352B">
        <w:rPr>
          <w:sz w:val="22"/>
          <w:szCs w:val="22"/>
        </w:rPr>
        <w:t>single-family</w:t>
      </w:r>
      <w:r w:rsidR="00CE4ED8" w:rsidRPr="007B42A5">
        <w:rPr>
          <w:sz w:val="22"/>
          <w:szCs w:val="22"/>
        </w:rPr>
        <w:t xml:space="preserve"> home over a typical wood frame home at the current cost of CLT. </w:t>
      </w:r>
      <w:r w:rsidR="00997061" w:rsidRPr="007B42A5">
        <w:rPr>
          <w:sz w:val="22"/>
          <w:szCs w:val="22"/>
        </w:rPr>
        <w:t xml:space="preserve"> </w:t>
      </w:r>
      <w:r w:rsidR="00997061" w:rsidRPr="007B42A5">
        <w:rPr>
          <w:sz w:val="22"/>
          <w:szCs w:val="22"/>
        </w:rPr>
        <w:lastRenderedPageBreak/>
        <w:t xml:space="preserve">However, the additional mass and increase airtightness </w:t>
      </w:r>
      <w:r w:rsidR="00CE4ED8" w:rsidRPr="007B42A5">
        <w:rPr>
          <w:sz w:val="22"/>
          <w:szCs w:val="22"/>
        </w:rPr>
        <w:t>warrants further simulations in areas of the US such as Colorado and Minnesota</w:t>
      </w:r>
      <w:r w:rsidR="00997061" w:rsidRPr="007B42A5">
        <w:rPr>
          <w:sz w:val="22"/>
          <w:szCs w:val="22"/>
        </w:rPr>
        <w:t xml:space="preserve"> and with other strategies such as natural ventilation, night cooling and increase flow rate</w:t>
      </w:r>
      <w:r w:rsidR="00CE4ED8" w:rsidRPr="007B42A5">
        <w:rPr>
          <w:sz w:val="22"/>
          <w:szCs w:val="22"/>
        </w:rPr>
        <w:t>. Moreover, optimized CLT home designs should be considered by future studies to determine the most suitable environments for residential CLT buildings.</w:t>
      </w:r>
    </w:p>
    <w:p w14:paraId="37856759" w14:textId="77777777" w:rsidR="00B32C55" w:rsidRPr="007B42A5" w:rsidRDefault="00B32C55" w:rsidP="00B94A65">
      <w:pPr>
        <w:pBdr>
          <w:top w:val="nil"/>
          <w:left w:val="nil"/>
          <w:bottom w:val="nil"/>
          <w:right w:val="nil"/>
          <w:between w:val="nil"/>
        </w:pBdr>
        <w:ind w:left="720" w:hanging="720"/>
        <w:jc w:val="both"/>
        <w:rPr>
          <w:sz w:val="22"/>
          <w:szCs w:val="22"/>
        </w:rPr>
      </w:pPr>
    </w:p>
    <w:p w14:paraId="13DAA058" w14:textId="591CB75D" w:rsidR="00B32C55" w:rsidRDefault="00CE4ED8" w:rsidP="00B94A65">
      <w:pPr>
        <w:pBdr>
          <w:top w:val="nil"/>
          <w:left w:val="nil"/>
          <w:bottom w:val="nil"/>
          <w:right w:val="nil"/>
          <w:between w:val="nil"/>
        </w:pBdr>
        <w:contextualSpacing/>
        <w:jc w:val="both"/>
        <w:rPr>
          <w:sz w:val="22"/>
          <w:szCs w:val="22"/>
        </w:rPr>
      </w:pPr>
      <w:r w:rsidRPr="007B42A5">
        <w:rPr>
          <w:sz w:val="22"/>
          <w:szCs w:val="22"/>
        </w:rPr>
        <w:t xml:space="preserve">In cold climates, the </w:t>
      </w:r>
      <w:r w:rsidR="00ED2AC0">
        <w:rPr>
          <w:sz w:val="22"/>
          <w:szCs w:val="22"/>
        </w:rPr>
        <w:t>a</w:t>
      </w:r>
      <w:r w:rsidR="00997061" w:rsidRPr="007B42A5">
        <w:rPr>
          <w:sz w:val="22"/>
          <w:szCs w:val="22"/>
        </w:rPr>
        <w:t xml:space="preserve">nalyzed homes show that </w:t>
      </w:r>
      <w:r w:rsidRPr="007B42A5">
        <w:rPr>
          <w:sz w:val="22"/>
          <w:szCs w:val="22"/>
        </w:rPr>
        <w:t>reduc</w:t>
      </w:r>
      <w:r w:rsidR="00997061" w:rsidRPr="007B42A5">
        <w:rPr>
          <w:sz w:val="22"/>
          <w:szCs w:val="22"/>
        </w:rPr>
        <w:t>tion</w:t>
      </w:r>
      <w:r w:rsidR="00ED2AC0">
        <w:rPr>
          <w:sz w:val="22"/>
          <w:szCs w:val="22"/>
        </w:rPr>
        <w:t>s in</w:t>
      </w:r>
      <w:r w:rsidRPr="007B42A5">
        <w:rPr>
          <w:sz w:val="22"/>
          <w:szCs w:val="22"/>
        </w:rPr>
        <w:t xml:space="preserve"> heating cost</w:t>
      </w:r>
      <w:r w:rsidR="00ED2AC0">
        <w:rPr>
          <w:sz w:val="22"/>
          <w:szCs w:val="22"/>
        </w:rPr>
        <w:t>s are</w:t>
      </w:r>
      <w:r w:rsidRPr="007B42A5">
        <w:rPr>
          <w:sz w:val="22"/>
          <w:szCs w:val="22"/>
        </w:rPr>
        <w:t xml:space="preserve"> predominantly </w:t>
      </w:r>
      <w:r w:rsidR="00997061" w:rsidRPr="007B42A5">
        <w:rPr>
          <w:sz w:val="22"/>
          <w:szCs w:val="22"/>
        </w:rPr>
        <w:t xml:space="preserve">due </w:t>
      </w:r>
      <w:r w:rsidRPr="007B42A5">
        <w:rPr>
          <w:sz w:val="22"/>
          <w:szCs w:val="22"/>
        </w:rPr>
        <w:t xml:space="preserve">to the infiltration </w:t>
      </w:r>
      <w:r w:rsidR="00997061" w:rsidRPr="007B42A5">
        <w:rPr>
          <w:sz w:val="22"/>
          <w:szCs w:val="22"/>
        </w:rPr>
        <w:t>decrease</w:t>
      </w:r>
      <w:r w:rsidRPr="007B42A5">
        <w:rPr>
          <w:sz w:val="22"/>
          <w:szCs w:val="22"/>
        </w:rPr>
        <w:t xml:space="preserve">. In hot climates, cooling energy reduction is due to both the reduced infiltration of the CLT construction and the thermal characteristics of CLT. </w:t>
      </w:r>
      <w:r w:rsidR="0008502D" w:rsidRPr="007B42A5">
        <w:rPr>
          <w:sz w:val="22"/>
          <w:szCs w:val="22"/>
        </w:rPr>
        <w:t xml:space="preserve">This </w:t>
      </w:r>
      <w:r w:rsidRPr="007B42A5">
        <w:rPr>
          <w:sz w:val="22"/>
          <w:szCs w:val="22"/>
        </w:rPr>
        <w:t>occurs because the hot climates considered in this study experience low temperatures at night and cool the CLT. The cooled CLT then aids in keeping a CLT home at a comfortable temperature during the day. However, the thermal energy gained by the CLT during day needs to be removed at night by the cooling system to adequately control indoor climate. The increased nighttime cooling load helps explain why energy cost savings in hot climates are insignificant.</w:t>
      </w:r>
    </w:p>
    <w:p w14:paraId="3DB34C44" w14:textId="77777777" w:rsidR="00ED2AC0" w:rsidRPr="007B42A5" w:rsidRDefault="00ED2AC0" w:rsidP="00B94A65">
      <w:pPr>
        <w:pBdr>
          <w:top w:val="nil"/>
          <w:left w:val="nil"/>
          <w:bottom w:val="nil"/>
          <w:right w:val="nil"/>
          <w:between w:val="nil"/>
        </w:pBdr>
        <w:contextualSpacing/>
        <w:jc w:val="both"/>
        <w:rPr>
          <w:sz w:val="22"/>
          <w:szCs w:val="22"/>
        </w:rPr>
      </w:pPr>
    </w:p>
    <w:p w14:paraId="64ADBF58" w14:textId="1202A630" w:rsidR="00ED2AC0" w:rsidRPr="007B42A5" w:rsidRDefault="00997061" w:rsidP="00B94A65">
      <w:pPr>
        <w:pBdr>
          <w:top w:val="nil"/>
          <w:left w:val="nil"/>
          <w:bottom w:val="nil"/>
          <w:right w:val="nil"/>
          <w:between w:val="nil"/>
        </w:pBdr>
        <w:contextualSpacing/>
        <w:jc w:val="both"/>
        <w:rPr>
          <w:sz w:val="22"/>
          <w:szCs w:val="22"/>
        </w:rPr>
      </w:pPr>
      <w:r w:rsidRPr="007B42A5">
        <w:rPr>
          <w:sz w:val="22"/>
          <w:szCs w:val="22"/>
        </w:rPr>
        <w:t>P</w:t>
      </w:r>
      <w:r w:rsidR="00CE4ED8" w:rsidRPr="007B42A5">
        <w:rPr>
          <w:sz w:val="22"/>
          <w:szCs w:val="22"/>
        </w:rPr>
        <w:t xml:space="preserve">recooling </w:t>
      </w:r>
      <w:r w:rsidRPr="007B42A5">
        <w:rPr>
          <w:sz w:val="22"/>
          <w:szCs w:val="22"/>
        </w:rPr>
        <w:t xml:space="preserve">analysis preliminary </w:t>
      </w:r>
      <w:r w:rsidR="00CE4ED8" w:rsidRPr="007B42A5">
        <w:rPr>
          <w:sz w:val="22"/>
          <w:szCs w:val="22"/>
        </w:rPr>
        <w:t xml:space="preserve">demonstrated that CLT constructed </w:t>
      </w:r>
      <w:r w:rsidR="00C7352B">
        <w:rPr>
          <w:sz w:val="22"/>
          <w:szCs w:val="22"/>
        </w:rPr>
        <w:t>single-family</w:t>
      </w:r>
      <w:r w:rsidR="00CE4ED8" w:rsidRPr="007B42A5">
        <w:rPr>
          <w:sz w:val="22"/>
          <w:szCs w:val="22"/>
        </w:rPr>
        <w:t xml:space="preserve"> homes have the potential to benefit from precooling. The CLT </w:t>
      </w:r>
      <w:r w:rsidRPr="007B42A5">
        <w:rPr>
          <w:sz w:val="22"/>
          <w:szCs w:val="22"/>
        </w:rPr>
        <w:t xml:space="preserve">homes </w:t>
      </w:r>
      <w:r w:rsidR="00AF7329" w:rsidRPr="007B42A5">
        <w:rPr>
          <w:sz w:val="22"/>
          <w:szCs w:val="22"/>
        </w:rPr>
        <w:t>achieved</w:t>
      </w:r>
      <w:r w:rsidR="00BB7CF3">
        <w:rPr>
          <w:sz w:val="22"/>
          <w:szCs w:val="22"/>
        </w:rPr>
        <w:t xml:space="preserve"> </w:t>
      </w:r>
      <w:r w:rsidR="00CE4ED8" w:rsidRPr="007B42A5">
        <w:rPr>
          <w:sz w:val="22"/>
          <w:szCs w:val="22"/>
        </w:rPr>
        <w:t>cooling energy</w:t>
      </w:r>
      <w:r w:rsidR="00AF7329" w:rsidRPr="007B42A5">
        <w:rPr>
          <w:sz w:val="22"/>
          <w:szCs w:val="22"/>
        </w:rPr>
        <w:t xml:space="preserve"> cost savings</w:t>
      </w:r>
      <w:r w:rsidR="00CE4ED8" w:rsidRPr="007B42A5">
        <w:rPr>
          <w:sz w:val="22"/>
          <w:szCs w:val="22"/>
        </w:rPr>
        <w:t xml:space="preserve"> 30</w:t>
      </w:r>
      <w:r w:rsidR="00AF7329" w:rsidRPr="007B42A5">
        <w:rPr>
          <w:sz w:val="22"/>
          <w:szCs w:val="22"/>
        </w:rPr>
        <w:t>-45</w:t>
      </w:r>
      <w:r w:rsidR="00CE4ED8" w:rsidRPr="007B42A5">
        <w:rPr>
          <w:sz w:val="22"/>
          <w:szCs w:val="22"/>
        </w:rPr>
        <w:t>% lower than the wood frame home</w:t>
      </w:r>
      <w:r w:rsidR="00AF7329" w:rsidRPr="007B42A5">
        <w:rPr>
          <w:sz w:val="22"/>
          <w:szCs w:val="22"/>
        </w:rPr>
        <w:t xml:space="preserve"> in Phoenix and</w:t>
      </w:r>
      <w:r w:rsidR="00CE4ED8" w:rsidRPr="007B42A5">
        <w:rPr>
          <w:sz w:val="22"/>
          <w:szCs w:val="22"/>
        </w:rPr>
        <w:t xml:space="preserve"> Sacramento, the reduction was 45%. Despite the large reduction in cooling energy during peak pricing, the CLT homes did not experience a significant reduction in annual electricity costs. The annual electricity cost of the CLT home in Phoenix was only 17% lower than the corresponding wood stud home. Even though CLT shows promise for benefiting from precooling, it is unlikely that even an optimized setpoint schedule would create enough energy cost savings to offset construction costs at the</w:t>
      </w:r>
      <w:r w:rsidR="004E43B1">
        <w:rPr>
          <w:sz w:val="22"/>
          <w:szCs w:val="22"/>
        </w:rPr>
        <w:t xml:space="preserve"> current cost of CLT.</w:t>
      </w:r>
    </w:p>
    <w:p w14:paraId="2BD668E1" w14:textId="77777777" w:rsidR="00B32C55" w:rsidRPr="007B42A5" w:rsidRDefault="00B32C55" w:rsidP="00B94A65">
      <w:pPr>
        <w:pBdr>
          <w:top w:val="nil"/>
          <w:left w:val="nil"/>
          <w:bottom w:val="nil"/>
          <w:right w:val="nil"/>
          <w:between w:val="nil"/>
        </w:pBdr>
        <w:ind w:left="720" w:hanging="720"/>
        <w:jc w:val="both"/>
        <w:rPr>
          <w:sz w:val="22"/>
          <w:szCs w:val="22"/>
        </w:rPr>
      </w:pPr>
    </w:p>
    <w:p w14:paraId="1FA0AEF7" w14:textId="108AFE8A" w:rsidR="004E43B1" w:rsidRDefault="00B44603" w:rsidP="00B94A65">
      <w:pPr>
        <w:pBdr>
          <w:top w:val="nil"/>
          <w:left w:val="nil"/>
          <w:bottom w:val="nil"/>
          <w:right w:val="nil"/>
          <w:between w:val="nil"/>
        </w:pBdr>
        <w:contextualSpacing/>
        <w:jc w:val="both"/>
        <w:rPr>
          <w:sz w:val="22"/>
          <w:szCs w:val="22"/>
        </w:rPr>
      </w:pPr>
      <w:r w:rsidRPr="007B42A5">
        <w:rPr>
          <w:sz w:val="22"/>
          <w:szCs w:val="22"/>
        </w:rPr>
        <w:t>The</w:t>
      </w:r>
      <w:r w:rsidR="00D53372" w:rsidRPr="007B42A5">
        <w:rPr>
          <w:sz w:val="22"/>
          <w:szCs w:val="22"/>
        </w:rPr>
        <w:t xml:space="preserve"> integrity of the CLT panel</w:t>
      </w:r>
      <w:r w:rsidR="00F91439" w:rsidRPr="007B42A5">
        <w:rPr>
          <w:sz w:val="22"/>
          <w:szCs w:val="22"/>
        </w:rPr>
        <w:t>s</w:t>
      </w:r>
      <w:r w:rsidR="0015592A">
        <w:rPr>
          <w:sz w:val="22"/>
          <w:szCs w:val="22"/>
        </w:rPr>
        <w:t xml:space="preserve"> depend</w:t>
      </w:r>
      <w:r w:rsidR="00D53372" w:rsidRPr="007B42A5">
        <w:rPr>
          <w:sz w:val="22"/>
          <w:szCs w:val="22"/>
        </w:rPr>
        <w:t xml:space="preserve"> heavily on the state of the WRB and the climate that the CLT house is located in. </w:t>
      </w:r>
      <w:r w:rsidR="00B858EF" w:rsidRPr="007B42A5">
        <w:rPr>
          <w:sz w:val="22"/>
          <w:szCs w:val="22"/>
        </w:rPr>
        <w:t xml:space="preserve">The CLT fares well and </w:t>
      </w:r>
      <w:r w:rsidR="00540D5D" w:rsidRPr="007B42A5">
        <w:rPr>
          <w:sz w:val="22"/>
          <w:szCs w:val="22"/>
        </w:rPr>
        <w:t xml:space="preserve">quickly </w:t>
      </w:r>
      <w:r w:rsidR="00B858EF" w:rsidRPr="007B42A5">
        <w:rPr>
          <w:sz w:val="22"/>
          <w:szCs w:val="22"/>
        </w:rPr>
        <w:t xml:space="preserve">dries to safe levels, well below 70% relative humidity, </w:t>
      </w:r>
      <w:r w:rsidR="00BB7CF3">
        <w:rPr>
          <w:sz w:val="22"/>
          <w:szCs w:val="22"/>
        </w:rPr>
        <w:t>when used to build a</w:t>
      </w:r>
      <w:r w:rsidR="00540D5D" w:rsidRPr="007B42A5">
        <w:rPr>
          <w:sz w:val="22"/>
          <w:szCs w:val="22"/>
        </w:rPr>
        <w:t xml:space="preserve"> house in a climate that is dry and devoid of frequent rain, even if the WRB has been breached or if the CLT has been in some way been exposed water. </w:t>
      </w:r>
      <w:r w:rsidR="00B858EF" w:rsidRPr="007B42A5">
        <w:rPr>
          <w:sz w:val="22"/>
          <w:szCs w:val="22"/>
        </w:rPr>
        <w:t xml:space="preserve">When CLT is used in more humid climates and climates with more rainfall, then it is imperative </w:t>
      </w:r>
      <w:r w:rsidR="0015592A">
        <w:rPr>
          <w:sz w:val="22"/>
          <w:szCs w:val="22"/>
        </w:rPr>
        <w:t>that the WRB does not fail. E</w:t>
      </w:r>
      <w:r w:rsidR="00B858EF" w:rsidRPr="007B42A5">
        <w:rPr>
          <w:sz w:val="22"/>
          <w:szCs w:val="22"/>
        </w:rPr>
        <w:t xml:space="preserve">xposure to a water source can saturate half of the CLT </w:t>
      </w:r>
      <w:r w:rsidR="00BB7CF3">
        <w:rPr>
          <w:sz w:val="22"/>
          <w:szCs w:val="22"/>
        </w:rPr>
        <w:t>panel</w:t>
      </w:r>
      <w:r w:rsidR="00B858EF" w:rsidRPr="007B42A5">
        <w:rPr>
          <w:sz w:val="22"/>
          <w:szCs w:val="22"/>
        </w:rPr>
        <w:t>, bringing its relative humidity levels to 100%</w:t>
      </w:r>
      <w:r w:rsidR="00D9196F" w:rsidRPr="007B42A5">
        <w:rPr>
          <w:sz w:val="22"/>
          <w:szCs w:val="22"/>
        </w:rPr>
        <w:t xml:space="preserve"> and encourage the growth of mold and rot, placing the CLT</w:t>
      </w:r>
      <w:r w:rsidR="006F7077" w:rsidRPr="007B42A5">
        <w:rPr>
          <w:sz w:val="22"/>
          <w:szCs w:val="22"/>
        </w:rPr>
        <w:t>’</w:t>
      </w:r>
      <w:r w:rsidR="00D9196F" w:rsidRPr="007B42A5">
        <w:rPr>
          <w:sz w:val="22"/>
          <w:szCs w:val="22"/>
        </w:rPr>
        <w:t>s structural integrity at risk.</w:t>
      </w:r>
      <w:r w:rsidR="006F7077" w:rsidRPr="007B42A5">
        <w:rPr>
          <w:sz w:val="22"/>
          <w:szCs w:val="22"/>
        </w:rPr>
        <w:t xml:space="preserve"> This stud</w:t>
      </w:r>
      <w:r w:rsidR="00F53747" w:rsidRPr="007B42A5">
        <w:rPr>
          <w:sz w:val="22"/>
          <w:szCs w:val="22"/>
        </w:rPr>
        <w:t>y</w:t>
      </w:r>
      <w:r w:rsidR="006F7077" w:rsidRPr="007B42A5">
        <w:rPr>
          <w:sz w:val="22"/>
          <w:szCs w:val="22"/>
        </w:rPr>
        <w:t xml:space="preserve"> also discovered that the relative humidity in the interior of the house does not greatly </w:t>
      </w:r>
      <w:r w:rsidR="00BB7CF3">
        <w:rPr>
          <w:sz w:val="22"/>
          <w:szCs w:val="22"/>
        </w:rPr>
        <w:t>affect the CLT panel, unless that</w:t>
      </w:r>
      <w:r w:rsidR="006F7077" w:rsidRPr="007B42A5">
        <w:rPr>
          <w:sz w:val="22"/>
          <w:szCs w:val="22"/>
        </w:rPr>
        <w:t xml:space="preserve"> relative humidity has</w:t>
      </w:r>
      <w:r w:rsidR="00B538E2" w:rsidRPr="007B42A5">
        <w:rPr>
          <w:sz w:val="22"/>
          <w:szCs w:val="22"/>
        </w:rPr>
        <w:t xml:space="preserve"> a considerable range. A CLT house with</w:t>
      </w:r>
      <w:r w:rsidR="006F7077" w:rsidRPr="007B42A5">
        <w:rPr>
          <w:sz w:val="22"/>
          <w:szCs w:val="22"/>
        </w:rPr>
        <w:t xml:space="preserve"> a precooling system</w:t>
      </w:r>
      <w:r w:rsidR="002E4F69">
        <w:rPr>
          <w:sz w:val="22"/>
          <w:szCs w:val="22"/>
        </w:rPr>
        <w:t xml:space="preserve"> displayed no significant</w:t>
      </w:r>
      <w:r w:rsidR="00B538E2" w:rsidRPr="007B42A5">
        <w:rPr>
          <w:sz w:val="22"/>
          <w:szCs w:val="22"/>
        </w:rPr>
        <w:t xml:space="preserve"> differences</w:t>
      </w:r>
      <w:r w:rsidR="00BB7CF3">
        <w:rPr>
          <w:sz w:val="22"/>
          <w:szCs w:val="22"/>
        </w:rPr>
        <w:t xml:space="preserve"> </w:t>
      </w:r>
      <w:r w:rsidR="002E4F69">
        <w:rPr>
          <w:sz w:val="22"/>
          <w:szCs w:val="22"/>
        </w:rPr>
        <w:t>in terms of drying and relative humidity when</w:t>
      </w:r>
      <w:r w:rsidR="00B538E2" w:rsidRPr="007B42A5">
        <w:rPr>
          <w:sz w:val="22"/>
          <w:szCs w:val="22"/>
        </w:rPr>
        <w:t xml:space="preserve"> compared to a CLT house without a precooling system. </w:t>
      </w:r>
    </w:p>
    <w:p w14:paraId="29CF43AC" w14:textId="77777777" w:rsidR="004E43B1" w:rsidRDefault="004E43B1" w:rsidP="00B94A65">
      <w:pPr>
        <w:pBdr>
          <w:top w:val="nil"/>
          <w:left w:val="nil"/>
          <w:bottom w:val="nil"/>
          <w:right w:val="nil"/>
          <w:between w:val="nil"/>
        </w:pBdr>
        <w:contextualSpacing/>
        <w:jc w:val="both"/>
        <w:rPr>
          <w:sz w:val="22"/>
          <w:szCs w:val="22"/>
        </w:rPr>
      </w:pPr>
    </w:p>
    <w:p w14:paraId="5B824173" w14:textId="581AAA39" w:rsidR="00B32C55" w:rsidRPr="007B42A5" w:rsidRDefault="004E43B1" w:rsidP="00B94A65">
      <w:pPr>
        <w:pBdr>
          <w:top w:val="nil"/>
          <w:left w:val="nil"/>
          <w:bottom w:val="nil"/>
          <w:right w:val="nil"/>
          <w:between w:val="nil"/>
        </w:pBdr>
        <w:contextualSpacing/>
        <w:jc w:val="both"/>
        <w:rPr>
          <w:sz w:val="22"/>
          <w:szCs w:val="22"/>
        </w:rPr>
      </w:pPr>
      <w:r>
        <w:rPr>
          <w:sz w:val="22"/>
          <w:szCs w:val="22"/>
        </w:rPr>
        <w:t>The results of this study demonstrate that</w:t>
      </w:r>
      <w:r w:rsidRPr="007B42A5">
        <w:rPr>
          <w:sz w:val="22"/>
          <w:szCs w:val="22"/>
        </w:rPr>
        <w:t xml:space="preserve"> the potential of CLT as</w:t>
      </w:r>
      <w:r>
        <w:rPr>
          <w:sz w:val="22"/>
          <w:szCs w:val="22"/>
        </w:rPr>
        <w:t xml:space="preserve"> a viable construction material in the construction of </w:t>
      </w:r>
      <w:r w:rsidR="00C7352B">
        <w:rPr>
          <w:sz w:val="22"/>
          <w:szCs w:val="22"/>
        </w:rPr>
        <w:t>single-family</w:t>
      </w:r>
      <w:r w:rsidRPr="007B42A5">
        <w:rPr>
          <w:sz w:val="22"/>
          <w:szCs w:val="22"/>
        </w:rPr>
        <w:t xml:space="preserve"> homes warrants further studies on a case-specific basis.</w:t>
      </w:r>
      <w:r w:rsidR="00BE38C3">
        <w:rPr>
          <w:sz w:val="22"/>
          <w:szCs w:val="22"/>
        </w:rPr>
        <w:t xml:space="preserve"> This is especially important</w:t>
      </w:r>
      <w:r>
        <w:rPr>
          <w:sz w:val="22"/>
          <w:szCs w:val="22"/>
        </w:rPr>
        <w:t xml:space="preserve"> if the cost of CLT construction falls relative to the cost of other construction methods. Furthermore, this study reveals that CLT is a potential candidate for homes which can take advantage of time of use electric rates by implementing a variable setpoint schedule. The maximum possible savings the CLT homes can achieve in a precooling scenario is a point for future research.</w:t>
      </w:r>
    </w:p>
    <w:p w14:paraId="2F15BE15" w14:textId="77777777" w:rsidR="00540D5D" w:rsidRPr="007B42A5" w:rsidRDefault="00540D5D" w:rsidP="00075DF8">
      <w:pPr>
        <w:rPr>
          <w:sz w:val="22"/>
          <w:szCs w:val="22"/>
        </w:rPr>
      </w:pPr>
    </w:p>
    <w:p w14:paraId="7029F548" w14:textId="77777777" w:rsidR="00540D5D" w:rsidRPr="007B42A5" w:rsidRDefault="00540D5D" w:rsidP="00540D5D">
      <w:pPr>
        <w:pBdr>
          <w:top w:val="nil"/>
          <w:left w:val="nil"/>
          <w:bottom w:val="nil"/>
          <w:right w:val="nil"/>
          <w:between w:val="nil"/>
        </w:pBdr>
        <w:contextualSpacing/>
        <w:rPr>
          <w:sz w:val="22"/>
          <w:szCs w:val="22"/>
        </w:rPr>
      </w:pPr>
    </w:p>
    <w:p w14:paraId="14B3BA34" w14:textId="77777777" w:rsidR="00B538E2" w:rsidRPr="007B42A5" w:rsidRDefault="00B538E2">
      <w:pPr>
        <w:rPr>
          <w:sz w:val="22"/>
          <w:szCs w:val="22"/>
        </w:rPr>
      </w:pPr>
    </w:p>
    <w:p w14:paraId="4DFB17DC" w14:textId="77777777" w:rsidR="00B32C55" w:rsidRPr="007B42A5" w:rsidRDefault="00B32C55">
      <w:pPr>
        <w:rPr>
          <w:sz w:val="22"/>
          <w:szCs w:val="22"/>
        </w:rPr>
      </w:pPr>
    </w:p>
    <w:p w14:paraId="34CF2AE4" w14:textId="77777777" w:rsidR="00B32C55" w:rsidRPr="007B42A5" w:rsidRDefault="00B32C55">
      <w:pPr>
        <w:pBdr>
          <w:top w:val="nil"/>
          <w:left w:val="nil"/>
          <w:bottom w:val="nil"/>
          <w:right w:val="nil"/>
          <w:between w:val="nil"/>
        </w:pBdr>
      </w:pPr>
    </w:p>
    <w:p w14:paraId="0AAD29C0" w14:textId="77777777" w:rsidR="00B32C55" w:rsidRPr="007B42A5" w:rsidRDefault="00B32C55">
      <w:pPr>
        <w:pBdr>
          <w:top w:val="nil"/>
          <w:left w:val="nil"/>
          <w:bottom w:val="nil"/>
          <w:right w:val="nil"/>
          <w:between w:val="nil"/>
        </w:pBdr>
      </w:pPr>
    </w:p>
    <w:p w14:paraId="302751B7" w14:textId="77777777" w:rsidR="00B32C55" w:rsidRPr="007B42A5" w:rsidRDefault="00B32C55">
      <w:pPr>
        <w:spacing w:line="285" w:lineRule="auto"/>
      </w:pPr>
    </w:p>
    <w:p w14:paraId="6F769E56" w14:textId="77777777" w:rsidR="00B32C55" w:rsidRPr="007B42A5" w:rsidRDefault="00B32C55">
      <w:pPr>
        <w:spacing w:line="285" w:lineRule="auto"/>
        <w:rPr>
          <w:b/>
          <w:sz w:val="22"/>
          <w:szCs w:val="22"/>
        </w:rPr>
        <w:sectPr w:rsidR="00B32C55" w:rsidRPr="007B42A5">
          <w:type w:val="continuous"/>
          <w:pgSz w:w="12240" w:h="15840"/>
          <w:pgMar w:top="1440" w:right="1440" w:bottom="1440" w:left="1440" w:header="720" w:footer="720" w:gutter="0"/>
          <w:cols w:space="720"/>
        </w:sectPr>
      </w:pPr>
    </w:p>
    <w:p w14:paraId="34A546AC" w14:textId="77777777" w:rsidR="00B32C55" w:rsidRPr="007B42A5" w:rsidRDefault="00CE4ED8">
      <w:pPr>
        <w:pStyle w:val="Heading1"/>
        <w:rPr>
          <w:b w:val="0"/>
        </w:rPr>
      </w:pPr>
      <w:r w:rsidRPr="007B42A5">
        <w:t>5. References</w:t>
      </w:r>
    </w:p>
    <w:p w14:paraId="43951105" w14:textId="77777777" w:rsidR="00B32C55" w:rsidRPr="007B42A5" w:rsidRDefault="00B32C55">
      <w:pPr>
        <w:spacing w:line="285" w:lineRule="auto"/>
        <w:rPr>
          <w:sz w:val="22"/>
          <w:szCs w:val="22"/>
        </w:rPr>
      </w:pPr>
    </w:p>
    <w:p w14:paraId="48BAD32B" w14:textId="77777777" w:rsidR="00B32C55" w:rsidRPr="007B42A5" w:rsidRDefault="00CE4ED8">
      <w:pPr>
        <w:pBdr>
          <w:top w:val="nil"/>
          <w:left w:val="nil"/>
          <w:bottom w:val="nil"/>
          <w:right w:val="nil"/>
          <w:between w:val="nil"/>
        </w:pBdr>
        <w:ind w:left="720" w:hanging="720"/>
      </w:pPr>
      <w:r w:rsidRPr="007B42A5">
        <w:t>1.</w:t>
      </w:r>
      <w:r w:rsidRPr="007B42A5">
        <w:tab/>
      </w:r>
      <w:proofErr w:type="spellStart"/>
      <w:r w:rsidRPr="007B42A5">
        <w:t>Mallo</w:t>
      </w:r>
      <w:proofErr w:type="spellEnd"/>
      <w:r w:rsidRPr="007B42A5">
        <w:t xml:space="preserve">, M.F.L. and O.A. Espinoza, </w:t>
      </w:r>
      <w:r w:rsidRPr="007B42A5">
        <w:rPr>
          <w:i/>
        </w:rPr>
        <w:t>Outlook for cross-laminated timber in the United States.</w:t>
      </w:r>
      <w:r w:rsidRPr="007B42A5">
        <w:t xml:space="preserve"> </w:t>
      </w:r>
      <w:proofErr w:type="spellStart"/>
      <w:r w:rsidRPr="007B42A5">
        <w:t>BioResources</w:t>
      </w:r>
      <w:proofErr w:type="spellEnd"/>
      <w:r w:rsidRPr="007B42A5">
        <w:t xml:space="preserve">, 2014. </w:t>
      </w:r>
      <w:r w:rsidRPr="007B42A5">
        <w:rPr>
          <w:b/>
        </w:rPr>
        <w:t>9</w:t>
      </w:r>
      <w:r w:rsidRPr="007B42A5">
        <w:t>(4): p. 7427-7443.</w:t>
      </w:r>
    </w:p>
    <w:p w14:paraId="4243F71B" w14:textId="77777777" w:rsidR="00B32C55" w:rsidRPr="007B42A5" w:rsidRDefault="00CE4ED8">
      <w:pPr>
        <w:pBdr>
          <w:top w:val="nil"/>
          <w:left w:val="nil"/>
          <w:bottom w:val="nil"/>
          <w:right w:val="nil"/>
          <w:between w:val="nil"/>
        </w:pBdr>
        <w:ind w:left="720" w:hanging="720"/>
      </w:pPr>
      <w:r w:rsidRPr="007B42A5">
        <w:lastRenderedPageBreak/>
        <w:t>2.</w:t>
      </w:r>
      <w:r w:rsidRPr="007B42A5">
        <w:tab/>
        <w:t xml:space="preserve">Harris, R., </w:t>
      </w:r>
      <w:r w:rsidRPr="007B42A5">
        <w:rPr>
          <w:i/>
        </w:rPr>
        <w:t>Cross laminated timber.</w:t>
      </w:r>
      <w:r w:rsidRPr="007B42A5">
        <w:t xml:space="preserve"> Wood composites. Cambridge: Woodhead Publishing, 2015: p. 141-67.</w:t>
      </w:r>
    </w:p>
    <w:p w14:paraId="446BA285" w14:textId="77777777" w:rsidR="00B32C55" w:rsidRPr="007B42A5" w:rsidRDefault="00CE4ED8">
      <w:pPr>
        <w:pBdr>
          <w:top w:val="nil"/>
          <w:left w:val="nil"/>
          <w:bottom w:val="nil"/>
          <w:right w:val="nil"/>
          <w:between w:val="nil"/>
        </w:pBdr>
        <w:ind w:left="720" w:hanging="720"/>
      </w:pPr>
      <w:r w:rsidRPr="007B42A5">
        <w:t>3.</w:t>
      </w:r>
      <w:r w:rsidRPr="007B42A5">
        <w:tab/>
        <w:t xml:space="preserve">Chen, Y., </w:t>
      </w:r>
      <w:r w:rsidRPr="007B42A5">
        <w:rPr>
          <w:i/>
        </w:rPr>
        <w:t>Comparison of environmental performance of a five-</w:t>
      </w:r>
      <w:proofErr w:type="spellStart"/>
      <w:r w:rsidRPr="007B42A5">
        <w:rPr>
          <w:i/>
        </w:rPr>
        <w:t>storey</w:t>
      </w:r>
      <w:proofErr w:type="spellEnd"/>
      <w:r w:rsidRPr="007B42A5">
        <w:rPr>
          <w:i/>
        </w:rPr>
        <w:t xml:space="preserve"> building built with cross-laminated timber and concrete.</w:t>
      </w:r>
      <w:r w:rsidRPr="007B42A5">
        <w:t xml:space="preserve"> Sustainable Building Science Program, University of British Columbia-Department of Wood Science, Vancouver, BC, Canada, 2012.</w:t>
      </w:r>
    </w:p>
    <w:p w14:paraId="7046AEBE" w14:textId="77777777" w:rsidR="00B32C55" w:rsidRPr="007B42A5" w:rsidRDefault="00CE4ED8">
      <w:pPr>
        <w:pBdr>
          <w:top w:val="nil"/>
          <w:left w:val="nil"/>
          <w:bottom w:val="nil"/>
          <w:right w:val="nil"/>
          <w:between w:val="nil"/>
        </w:pBdr>
        <w:ind w:left="720" w:hanging="720"/>
      </w:pPr>
      <w:r w:rsidRPr="007B42A5">
        <w:t>4.</w:t>
      </w:r>
      <w:r w:rsidRPr="007B42A5">
        <w:tab/>
      </w:r>
      <w:proofErr w:type="spellStart"/>
      <w:r w:rsidRPr="007B42A5">
        <w:t>Karacabeyli</w:t>
      </w:r>
      <w:proofErr w:type="spellEnd"/>
      <w:r w:rsidRPr="007B42A5">
        <w:t xml:space="preserve">, E. and B. Douglas, </w:t>
      </w:r>
      <w:r w:rsidRPr="007B42A5">
        <w:rPr>
          <w:i/>
        </w:rPr>
        <w:t>CLT: Handbook Cross-laminated Timber</w:t>
      </w:r>
      <w:r w:rsidRPr="007B42A5">
        <w:t xml:space="preserve">. 2013: </w:t>
      </w:r>
      <w:proofErr w:type="spellStart"/>
      <w:r w:rsidRPr="007B42A5">
        <w:t>FPInnovations</w:t>
      </w:r>
      <w:proofErr w:type="spellEnd"/>
      <w:r w:rsidRPr="007B42A5">
        <w:t>.</w:t>
      </w:r>
    </w:p>
    <w:p w14:paraId="62AA9479" w14:textId="77777777" w:rsidR="00B32C55" w:rsidRPr="007B42A5" w:rsidRDefault="00CE4ED8">
      <w:pPr>
        <w:pBdr>
          <w:top w:val="nil"/>
          <w:left w:val="nil"/>
          <w:bottom w:val="nil"/>
          <w:right w:val="nil"/>
          <w:between w:val="nil"/>
        </w:pBdr>
        <w:ind w:left="720" w:hanging="720"/>
      </w:pPr>
      <w:r w:rsidRPr="007B42A5">
        <w:t>5.</w:t>
      </w:r>
      <w:r w:rsidRPr="007B42A5">
        <w:tab/>
      </w:r>
      <w:proofErr w:type="spellStart"/>
      <w:r w:rsidRPr="007B42A5">
        <w:t>Ceccotti</w:t>
      </w:r>
      <w:proofErr w:type="spellEnd"/>
      <w:r w:rsidRPr="007B42A5">
        <w:t xml:space="preserve">, A., </w:t>
      </w:r>
      <w:r w:rsidRPr="007B42A5">
        <w:rPr>
          <w:i/>
        </w:rPr>
        <w:t>New technologies for construction of medium-rise buildings in seismic regions: the XLAM case.</w:t>
      </w:r>
      <w:r w:rsidRPr="007B42A5">
        <w:t xml:space="preserve"> Structural Engineering International, 2008. </w:t>
      </w:r>
      <w:r w:rsidRPr="007B42A5">
        <w:rPr>
          <w:b/>
        </w:rPr>
        <w:t>18</w:t>
      </w:r>
      <w:r w:rsidRPr="007B42A5">
        <w:t>(2): p. 156-165.</w:t>
      </w:r>
    </w:p>
    <w:p w14:paraId="450EE410" w14:textId="77777777" w:rsidR="00B32C55" w:rsidRPr="007B42A5" w:rsidRDefault="00CE4ED8">
      <w:pPr>
        <w:pBdr>
          <w:top w:val="nil"/>
          <w:left w:val="nil"/>
          <w:bottom w:val="nil"/>
          <w:right w:val="nil"/>
          <w:between w:val="nil"/>
        </w:pBdr>
        <w:ind w:left="720" w:hanging="720"/>
      </w:pPr>
      <w:r w:rsidRPr="007B42A5">
        <w:t>6.</w:t>
      </w:r>
      <w:r w:rsidRPr="007B42A5">
        <w:tab/>
        <w:t xml:space="preserve">Buchanan, A.H., </w:t>
      </w:r>
      <w:r w:rsidRPr="007B42A5">
        <w:rPr>
          <w:i/>
        </w:rPr>
        <w:t>Fire performance of timber construction.</w:t>
      </w:r>
      <w:r w:rsidRPr="007B42A5">
        <w:t xml:space="preserve"> Progress in structural engineering and materials, 2000. </w:t>
      </w:r>
      <w:r w:rsidRPr="007B42A5">
        <w:rPr>
          <w:b/>
        </w:rPr>
        <w:t>2</w:t>
      </w:r>
      <w:r w:rsidRPr="007B42A5">
        <w:t>(3): p. 278-289.</w:t>
      </w:r>
    </w:p>
    <w:p w14:paraId="6750082F" w14:textId="77777777" w:rsidR="00B32C55" w:rsidRPr="007B42A5" w:rsidRDefault="00CE4ED8">
      <w:pPr>
        <w:pBdr>
          <w:top w:val="nil"/>
          <w:left w:val="nil"/>
          <w:bottom w:val="nil"/>
          <w:right w:val="nil"/>
          <w:between w:val="nil"/>
        </w:pBdr>
        <w:ind w:left="720" w:hanging="720"/>
      </w:pPr>
      <w:r w:rsidRPr="007B42A5">
        <w:t>7.</w:t>
      </w:r>
      <w:r w:rsidRPr="007B42A5">
        <w:tab/>
        <w:t xml:space="preserve">Pei, S., et al., </w:t>
      </w:r>
      <w:r w:rsidRPr="007B42A5">
        <w:rPr>
          <w:i/>
        </w:rPr>
        <w:t>Progress on the development of seismic resilient Tall CLT Buildings in the Pacific Northwest.</w:t>
      </w:r>
      <w:r w:rsidRPr="007B42A5">
        <w:t xml:space="preserve"> 2014.</w:t>
      </w:r>
    </w:p>
    <w:p w14:paraId="0456F321" w14:textId="77777777" w:rsidR="00B32C55" w:rsidRPr="007B42A5" w:rsidRDefault="00CE4ED8">
      <w:pPr>
        <w:pBdr>
          <w:top w:val="nil"/>
          <w:left w:val="nil"/>
          <w:bottom w:val="nil"/>
          <w:right w:val="nil"/>
          <w:between w:val="nil"/>
        </w:pBdr>
        <w:ind w:left="720" w:hanging="720"/>
      </w:pPr>
      <w:r w:rsidRPr="007B42A5">
        <w:t>8.</w:t>
      </w:r>
      <w:r w:rsidRPr="007B42A5">
        <w:tab/>
      </w:r>
      <w:proofErr w:type="spellStart"/>
      <w:r w:rsidRPr="007B42A5">
        <w:t>Burback</w:t>
      </w:r>
      <w:proofErr w:type="spellEnd"/>
      <w:r w:rsidRPr="007B42A5">
        <w:t xml:space="preserve">, B., </w:t>
      </w:r>
      <w:r w:rsidRPr="007B42A5">
        <w:rPr>
          <w:i/>
        </w:rPr>
        <w:t xml:space="preserve">Potential of cross laminated timber in </w:t>
      </w:r>
      <w:bookmarkStart w:id="88" w:name="_GoBack"/>
      <w:r w:rsidRPr="007B42A5">
        <w:rPr>
          <w:i/>
        </w:rPr>
        <w:t>single family</w:t>
      </w:r>
      <w:bookmarkEnd w:id="88"/>
      <w:r w:rsidRPr="007B42A5">
        <w:rPr>
          <w:i/>
        </w:rPr>
        <w:t xml:space="preserve"> residential construction</w:t>
      </w:r>
      <w:r w:rsidRPr="007B42A5">
        <w:t>. 2016: Colorado School of Mines.</w:t>
      </w:r>
    </w:p>
    <w:p w14:paraId="16B9FCBA" w14:textId="77777777" w:rsidR="00B32C55" w:rsidRPr="007B42A5" w:rsidRDefault="00CE4ED8">
      <w:pPr>
        <w:pBdr>
          <w:top w:val="nil"/>
          <w:left w:val="nil"/>
          <w:bottom w:val="nil"/>
          <w:right w:val="nil"/>
          <w:between w:val="nil"/>
        </w:pBdr>
        <w:ind w:left="720" w:hanging="720"/>
      </w:pPr>
      <w:r w:rsidRPr="007B42A5">
        <w:t>9.</w:t>
      </w:r>
      <w:r w:rsidRPr="007B42A5">
        <w:tab/>
      </w:r>
      <w:proofErr w:type="spellStart"/>
      <w:r w:rsidRPr="007B42A5">
        <w:t>Štefko</w:t>
      </w:r>
      <w:proofErr w:type="spellEnd"/>
      <w:r w:rsidRPr="007B42A5">
        <w:t xml:space="preserve">, J. and J. </w:t>
      </w:r>
      <w:proofErr w:type="spellStart"/>
      <w:r w:rsidRPr="007B42A5">
        <w:t>Bednár</w:t>
      </w:r>
      <w:proofErr w:type="spellEnd"/>
      <w:r w:rsidRPr="007B42A5">
        <w:t xml:space="preserve">. </w:t>
      </w:r>
      <w:r w:rsidRPr="007B42A5">
        <w:rPr>
          <w:i/>
        </w:rPr>
        <w:t>Wood Based Building Envelope Regarding Air Tightness</w:t>
      </w:r>
      <w:r w:rsidRPr="007B42A5">
        <w:t xml:space="preserve">. in </w:t>
      </w:r>
      <w:r w:rsidRPr="007B42A5">
        <w:rPr>
          <w:i/>
        </w:rPr>
        <w:t>Key Engineering Materials</w:t>
      </w:r>
      <w:r w:rsidRPr="007B42A5">
        <w:t>. 2016. Trans Tech Publ.</w:t>
      </w:r>
    </w:p>
    <w:p w14:paraId="782126D6" w14:textId="77777777" w:rsidR="00B32C55" w:rsidRPr="007B42A5" w:rsidRDefault="00CE4ED8">
      <w:pPr>
        <w:pBdr>
          <w:top w:val="nil"/>
          <w:left w:val="nil"/>
          <w:bottom w:val="nil"/>
          <w:right w:val="nil"/>
          <w:between w:val="nil"/>
        </w:pBdr>
        <w:ind w:left="720" w:hanging="720"/>
      </w:pPr>
      <w:r w:rsidRPr="007B42A5">
        <w:t>10.</w:t>
      </w:r>
      <w:r w:rsidRPr="007B42A5">
        <w:tab/>
      </w:r>
      <w:proofErr w:type="spellStart"/>
      <w:r w:rsidRPr="007B42A5">
        <w:t>Arababadi</w:t>
      </w:r>
      <w:proofErr w:type="spellEnd"/>
      <w:r w:rsidRPr="007B42A5">
        <w:t xml:space="preserve">, R. and K. Parrish, </w:t>
      </w:r>
      <w:r w:rsidRPr="007B42A5">
        <w:rPr>
          <w:i/>
        </w:rPr>
        <w:t>Modeling and Testing Multiple Precooling Strategies in Three Residential Building Types in the Phoenix Climate.</w:t>
      </w:r>
      <w:r w:rsidRPr="007B42A5">
        <w:t xml:space="preserve"> ASHRAE Transactions, 2016. </w:t>
      </w:r>
      <w:r w:rsidRPr="007B42A5">
        <w:rPr>
          <w:b/>
        </w:rPr>
        <w:t>122</w:t>
      </w:r>
      <w:r w:rsidRPr="007B42A5">
        <w:t>(2).</w:t>
      </w:r>
    </w:p>
    <w:p w14:paraId="2ADBD395" w14:textId="77777777" w:rsidR="00B32C55" w:rsidRPr="007B42A5" w:rsidRDefault="00CE4ED8">
      <w:pPr>
        <w:pBdr>
          <w:top w:val="nil"/>
          <w:left w:val="nil"/>
          <w:bottom w:val="nil"/>
          <w:right w:val="nil"/>
          <w:between w:val="nil"/>
        </w:pBdr>
        <w:ind w:left="720" w:hanging="720"/>
      </w:pPr>
      <w:r w:rsidRPr="007B42A5">
        <w:t>11.</w:t>
      </w:r>
      <w:r w:rsidRPr="007B42A5">
        <w:tab/>
        <w:t xml:space="preserve">Dexter, M.E., </w:t>
      </w:r>
      <w:r w:rsidRPr="007B42A5">
        <w:rPr>
          <w:i/>
        </w:rPr>
        <w:t>Energy conservation design guidelines: including mass and insulation in building walls.</w:t>
      </w:r>
      <w:r w:rsidRPr="007B42A5">
        <w:t xml:space="preserve"> ASHRAE Journal, 1980. </w:t>
      </w:r>
      <w:r w:rsidRPr="007B42A5">
        <w:rPr>
          <w:b/>
        </w:rPr>
        <w:t>22</w:t>
      </w:r>
      <w:r w:rsidRPr="007B42A5">
        <w:t>(3): p. 35-38.</w:t>
      </w:r>
    </w:p>
    <w:p w14:paraId="4E50CE13" w14:textId="77777777" w:rsidR="00B32C55" w:rsidRPr="007B42A5" w:rsidRDefault="00CE4ED8">
      <w:pPr>
        <w:pBdr>
          <w:top w:val="nil"/>
          <w:left w:val="nil"/>
          <w:bottom w:val="nil"/>
          <w:right w:val="nil"/>
          <w:between w:val="nil"/>
        </w:pBdr>
        <w:ind w:left="720" w:hanging="720"/>
      </w:pPr>
      <w:r w:rsidRPr="007B42A5">
        <w:t>12.</w:t>
      </w:r>
      <w:r w:rsidRPr="007B42A5">
        <w:tab/>
        <w:t xml:space="preserve">Turner, W., I. Walker, and J. Roux, </w:t>
      </w:r>
      <w:r w:rsidRPr="007B42A5">
        <w:rPr>
          <w:i/>
        </w:rPr>
        <w:t>Peak load reductions: electric load shifting with mechanical pre-cooling of residential buildings with low thermal mass.</w:t>
      </w:r>
      <w:r w:rsidRPr="007B42A5">
        <w:t xml:space="preserve"> Energy, 2015. </w:t>
      </w:r>
      <w:r w:rsidRPr="007B42A5">
        <w:rPr>
          <w:b/>
        </w:rPr>
        <w:t>82</w:t>
      </w:r>
      <w:r w:rsidRPr="007B42A5">
        <w:t>: p. 1057-1067.</w:t>
      </w:r>
    </w:p>
    <w:p w14:paraId="0CFE8BAB" w14:textId="77777777" w:rsidR="00B32C55" w:rsidRPr="007B42A5" w:rsidRDefault="00CE4ED8">
      <w:pPr>
        <w:pBdr>
          <w:top w:val="nil"/>
          <w:left w:val="nil"/>
          <w:bottom w:val="nil"/>
          <w:right w:val="nil"/>
          <w:between w:val="nil"/>
        </w:pBdr>
        <w:ind w:left="720" w:hanging="720"/>
      </w:pPr>
      <w:r w:rsidRPr="007B42A5">
        <w:t>13.</w:t>
      </w:r>
      <w:r w:rsidRPr="007B42A5">
        <w:tab/>
      </w:r>
      <w:proofErr w:type="spellStart"/>
      <w:r w:rsidRPr="007B42A5">
        <w:t>Konstantinidou</w:t>
      </w:r>
      <w:proofErr w:type="spellEnd"/>
      <w:r w:rsidRPr="007B42A5">
        <w:t xml:space="preserve">, C.A., W. Lang, and A.M. Papadopoulos, </w:t>
      </w:r>
      <w:proofErr w:type="spellStart"/>
      <w:r w:rsidRPr="007B42A5">
        <w:rPr>
          <w:i/>
        </w:rPr>
        <w:t>Multiobjective</w:t>
      </w:r>
      <w:proofErr w:type="spellEnd"/>
      <w:r w:rsidRPr="007B42A5">
        <w:rPr>
          <w:i/>
        </w:rPr>
        <w:t xml:space="preserve"> optimization of a building envelope with the use of phase change materials (PCMs) in Mediterranean climates.</w:t>
      </w:r>
      <w:r w:rsidRPr="007B42A5">
        <w:t xml:space="preserve"> International Journal of Energy Research, 2018.</w:t>
      </w:r>
    </w:p>
    <w:p w14:paraId="1C40CDA7" w14:textId="77777777" w:rsidR="00B32C55" w:rsidRPr="007B42A5" w:rsidRDefault="00CE4ED8">
      <w:pPr>
        <w:pBdr>
          <w:top w:val="nil"/>
          <w:left w:val="nil"/>
          <w:bottom w:val="nil"/>
          <w:right w:val="nil"/>
          <w:between w:val="nil"/>
        </w:pBdr>
        <w:ind w:left="720" w:hanging="720"/>
      </w:pPr>
      <w:r w:rsidRPr="007B42A5">
        <w:t>14.</w:t>
      </w:r>
      <w:r w:rsidRPr="007B42A5">
        <w:tab/>
      </w:r>
      <w:proofErr w:type="spellStart"/>
      <w:r w:rsidRPr="007B42A5">
        <w:t>Kosny</w:t>
      </w:r>
      <w:proofErr w:type="spellEnd"/>
      <w:r w:rsidRPr="007B42A5">
        <w:t xml:space="preserve">, J., N. Shukla, and A. </w:t>
      </w:r>
      <w:proofErr w:type="spellStart"/>
      <w:r w:rsidRPr="007B42A5">
        <w:t>Fallahi</w:t>
      </w:r>
      <w:proofErr w:type="spellEnd"/>
      <w:r w:rsidRPr="007B42A5">
        <w:t xml:space="preserve">, </w:t>
      </w:r>
      <w:r w:rsidRPr="007B42A5">
        <w:rPr>
          <w:i/>
        </w:rPr>
        <w:t>Cost analysis of simple PCM-enhanced building envelopes in southern US climates.</w:t>
      </w:r>
      <w:r w:rsidRPr="007B42A5">
        <w:t xml:space="preserve"> Report submitted to Building Technologies Program-Building America Project, US DOE, 2012.</w:t>
      </w:r>
    </w:p>
    <w:p w14:paraId="7D1E51C9" w14:textId="77777777" w:rsidR="00B32C55" w:rsidRPr="007B42A5" w:rsidRDefault="00CE4ED8">
      <w:pPr>
        <w:pBdr>
          <w:top w:val="nil"/>
          <w:left w:val="nil"/>
          <w:bottom w:val="nil"/>
          <w:right w:val="nil"/>
          <w:between w:val="nil"/>
        </w:pBdr>
        <w:ind w:left="720" w:hanging="720"/>
      </w:pPr>
      <w:r w:rsidRPr="007B42A5">
        <w:t>15.</w:t>
      </w:r>
      <w:r w:rsidRPr="007B42A5">
        <w:tab/>
        <w:t xml:space="preserve">Thiele, A.M., et al., </w:t>
      </w:r>
      <w:r w:rsidRPr="007B42A5">
        <w:rPr>
          <w:i/>
        </w:rPr>
        <w:t>Annual energy analysis of concrete containing phase change materials for building envelopes.</w:t>
      </w:r>
      <w:r w:rsidRPr="007B42A5">
        <w:t xml:space="preserve"> Energy Conversion and Management, 2015. </w:t>
      </w:r>
      <w:r w:rsidRPr="007B42A5">
        <w:rPr>
          <w:b/>
        </w:rPr>
        <w:t>103</w:t>
      </w:r>
      <w:r w:rsidRPr="007B42A5">
        <w:t>: p. 374-386.</w:t>
      </w:r>
    </w:p>
    <w:p w14:paraId="0F348F39" w14:textId="77777777" w:rsidR="00B32C55" w:rsidRPr="007B42A5" w:rsidRDefault="00CE4ED8">
      <w:pPr>
        <w:pBdr>
          <w:top w:val="nil"/>
          <w:left w:val="nil"/>
          <w:bottom w:val="nil"/>
          <w:right w:val="nil"/>
          <w:between w:val="nil"/>
        </w:pBdr>
        <w:ind w:left="720" w:hanging="720"/>
      </w:pPr>
      <w:r w:rsidRPr="007B42A5">
        <w:t>16.</w:t>
      </w:r>
      <w:r w:rsidRPr="007B42A5">
        <w:tab/>
        <w:t xml:space="preserve">Cole, W.J., et al., </w:t>
      </w:r>
      <w:r w:rsidRPr="007B42A5">
        <w:rPr>
          <w:i/>
        </w:rPr>
        <w:t>Reduced-order residential home modeling for model predictive control.</w:t>
      </w:r>
      <w:r w:rsidRPr="007B42A5">
        <w:t xml:space="preserve"> Energy and Buildings, 2014. </w:t>
      </w:r>
      <w:r w:rsidRPr="007B42A5">
        <w:rPr>
          <w:b/>
        </w:rPr>
        <w:t>74</w:t>
      </w:r>
      <w:r w:rsidRPr="007B42A5">
        <w:t>: p. 69-77.</w:t>
      </w:r>
    </w:p>
    <w:p w14:paraId="6E673347" w14:textId="77777777" w:rsidR="00C00371" w:rsidRPr="007B42A5" w:rsidRDefault="00C00371" w:rsidP="00C00371">
      <w:pPr>
        <w:pBdr>
          <w:top w:val="nil"/>
          <w:left w:val="nil"/>
          <w:bottom w:val="nil"/>
          <w:right w:val="nil"/>
          <w:between w:val="nil"/>
        </w:pBdr>
        <w:ind w:left="720" w:hanging="720"/>
        <w:rPr>
          <w:lang w:val="en"/>
        </w:rPr>
      </w:pPr>
      <w:r w:rsidRPr="007B42A5">
        <w:t>17.</w:t>
      </w:r>
      <w:r w:rsidRPr="007B42A5">
        <w:tab/>
      </w:r>
      <w:proofErr w:type="spellStart"/>
      <w:r w:rsidRPr="007B42A5">
        <w:t>Brandner</w:t>
      </w:r>
      <w:proofErr w:type="spellEnd"/>
      <w:r w:rsidRPr="007B42A5">
        <w:t xml:space="preserve">, R., </w:t>
      </w:r>
      <w:proofErr w:type="spellStart"/>
      <w:r w:rsidRPr="007B42A5">
        <w:t>Flatscher</w:t>
      </w:r>
      <w:proofErr w:type="spellEnd"/>
      <w:r w:rsidRPr="007B42A5">
        <w:t xml:space="preserve">, G., </w:t>
      </w:r>
      <w:proofErr w:type="spellStart"/>
      <w:r w:rsidRPr="007B42A5">
        <w:t>Ringhofer</w:t>
      </w:r>
      <w:proofErr w:type="spellEnd"/>
      <w:r w:rsidRPr="007B42A5">
        <w:t xml:space="preserve">, A. et al. </w:t>
      </w:r>
      <w:r w:rsidRPr="007B42A5">
        <w:rPr>
          <w:i/>
          <w:lang w:val="en"/>
        </w:rPr>
        <w:t>Cross laminated timber (CLT): overview and development.</w:t>
      </w:r>
      <w:r w:rsidRPr="007B42A5">
        <w:rPr>
          <w:lang w:val="en"/>
        </w:rPr>
        <w:t xml:space="preserve"> </w:t>
      </w:r>
      <w:r w:rsidRPr="007B42A5">
        <w:t xml:space="preserve">European Journal of Wood and Wood Products, 2016. </w:t>
      </w:r>
      <w:r w:rsidRPr="007B42A5">
        <w:rPr>
          <w:b/>
        </w:rPr>
        <w:t>74</w:t>
      </w:r>
      <w:r w:rsidRPr="007B42A5">
        <w:t>(3): p. 331-351. </w:t>
      </w:r>
    </w:p>
    <w:p w14:paraId="08272621" w14:textId="77777777" w:rsidR="00C00371" w:rsidRPr="007B42A5" w:rsidRDefault="00C00371" w:rsidP="00C00371">
      <w:pPr>
        <w:pBdr>
          <w:top w:val="nil"/>
          <w:left w:val="nil"/>
          <w:bottom w:val="nil"/>
          <w:right w:val="nil"/>
          <w:between w:val="nil"/>
        </w:pBdr>
        <w:ind w:left="720" w:hanging="720"/>
        <w:rPr>
          <w:lang w:val="en"/>
        </w:rPr>
      </w:pPr>
      <w:r w:rsidRPr="007B42A5">
        <w:t>18.</w:t>
      </w:r>
      <w:r w:rsidRPr="007B42A5">
        <w:tab/>
      </w:r>
      <w:proofErr w:type="spellStart"/>
      <w:r w:rsidRPr="007B42A5">
        <w:t>Gülzow</w:t>
      </w:r>
      <w:proofErr w:type="spellEnd"/>
      <w:r w:rsidRPr="007B42A5">
        <w:t xml:space="preserve">, A., Richter, K. &amp; </w:t>
      </w:r>
      <w:proofErr w:type="spellStart"/>
      <w:r w:rsidRPr="007B42A5">
        <w:t>Steiger</w:t>
      </w:r>
      <w:proofErr w:type="spellEnd"/>
      <w:r w:rsidRPr="007B42A5">
        <w:t xml:space="preserve"> R., </w:t>
      </w:r>
      <w:r w:rsidRPr="007B42A5">
        <w:rPr>
          <w:i/>
          <w:lang w:val="en"/>
        </w:rPr>
        <w:t>Influence of wood moisture content on bending and shear stiffness of cross laminated timber panels</w:t>
      </w:r>
      <w:r w:rsidRPr="007B42A5">
        <w:t xml:space="preserve">. European Journal of Wood and Wood Products, 2011. </w:t>
      </w:r>
      <w:r w:rsidRPr="007B42A5">
        <w:rPr>
          <w:b/>
        </w:rPr>
        <w:t>69</w:t>
      </w:r>
      <w:r w:rsidRPr="007B42A5">
        <w:t>(2): p. 193-197.</w:t>
      </w:r>
    </w:p>
    <w:p w14:paraId="60EE72DD" w14:textId="77777777" w:rsidR="00C00371" w:rsidRPr="007B42A5" w:rsidRDefault="00C00371" w:rsidP="00C00371">
      <w:pPr>
        <w:pBdr>
          <w:top w:val="nil"/>
          <w:left w:val="nil"/>
          <w:bottom w:val="nil"/>
          <w:right w:val="nil"/>
          <w:between w:val="nil"/>
        </w:pBdr>
        <w:ind w:left="720" w:hanging="720"/>
      </w:pPr>
      <w:r w:rsidRPr="007B42A5">
        <w:t>19.</w:t>
      </w:r>
      <w:r w:rsidRPr="007B42A5">
        <w:tab/>
      </w:r>
      <w:proofErr w:type="spellStart"/>
      <w:r w:rsidRPr="007B42A5">
        <w:t>Hendron</w:t>
      </w:r>
      <w:proofErr w:type="spellEnd"/>
      <w:r w:rsidRPr="007B42A5">
        <w:t xml:space="preserve">, R. and C. </w:t>
      </w:r>
      <w:proofErr w:type="spellStart"/>
      <w:r w:rsidRPr="007B42A5">
        <w:t>Engebrecht</w:t>
      </w:r>
      <w:proofErr w:type="spellEnd"/>
      <w:r w:rsidRPr="007B42A5">
        <w:t xml:space="preserve">, </w:t>
      </w:r>
      <w:r w:rsidRPr="007B42A5">
        <w:rPr>
          <w:i/>
        </w:rPr>
        <w:t>Building America house simulation protocols</w:t>
      </w:r>
      <w:r w:rsidRPr="007B42A5">
        <w:t>. 2010, Office of Energy Efficiency and Renewable Energy (EERE), Washington, DC (United States).</w:t>
      </w:r>
    </w:p>
    <w:p w14:paraId="36B96EF0" w14:textId="77777777" w:rsidR="00C00371" w:rsidRPr="007B42A5" w:rsidRDefault="00C00371" w:rsidP="00C00371">
      <w:pPr>
        <w:pBdr>
          <w:top w:val="nil"/>
          <w:left w:val="nil"/>
          <w:bottom w:val="nil"/>
          <w:right w:val="nil"/>
          <w:between w:val="nil"/>
        </w:pBdr>
        <w:ind w:left="720" w:hanging="720"/>
      </w:pPr>
      <w:r w:rsidRPr="007B42A5">
        <w:t>20.</w:t>
      </w:r>
      <w:r w:rsidRPr="007B42A5">
        <w:tab/>
        <w:t xml:space="preserve">Christensen, C., et al., </w:t>
      </w:r>
      <w:proofErr w:type="spellStart"/>
      <w:r w:rsidRPr="007B42A5">
        <w:rPr>
          <w:i/>
        </w:rPr>
        <w:t>BEopt</w:t>
      </w:r>
      <w:proofErr w:type="spellEnd"/>
      <w:r w:rsidRPr="007B42A5">
        <w:rPr>
          <w:i/>
        </w:rPr>
        <w:t>™ Software for Building Energy Optimization: Features and Capabilities.</w:t>
      </w:r>
      <w:r w:rsidRPr="007B42A5">
        <w:t xml:space="preserve"> National Renewable Energy Laboratory (NREL) Technical Report, 2006.</w:t>
      </w:r>
    </w:p>
    <w:p w14:paraId="02E1C130" w14:textId="77777777" w:rsidR="00C00371" w:rsidRPr="007B42A5" w:rsidRDefault="00C00371" w:rsidP="00C00371">
      <w:pPr>
        <w:pBdr>
          <w:top w:val="nil"/>
          <w:left w:val="nil"/>
          <w:bottom w:val="nil"/>
          <w:right w:val="nil"/>
          <w:between w:val="nil"/>
        </w:pBdr>
        <w:ind w:left="720" w:hanging="720"/>
      </w:pPr>
      <w:r w:rsidRPr="007B42A5">
        <w:t>21.</w:t>
      </w:r>
      <w:r w:rsidRPr="007B42A5">
        <w:tab/>
        <w:t xml:space="preserve">Wilson, E., et al., </w:t>
      </w:r>
      <w:r w:rsidRPr="007B42A5">
        <w:rPr>
          <w:i/>
        </w:rPr>
        <w:t>2014 Building America House Simulation Protocols</w:t>
      </w:r>
      <w:r w:rsidRPr="007B42A5">
        <w:t>. 2014, National Renewable Energy Laboratory (NREL), Golden, CO.</w:t>
      </w:r>
    </w:p>
    <w:p w14:paraId="29BCF34E" w14:textId="77777777" w:rsidR="00C00371" w:rsidRPr="007B42A5" w:rsidRDefault="00C00371" w:rsidP="00C00371">
      <w:pPr>
        <w:pBdr>
          <w:top w:val="nil"/>
          <w:left w:val="nil"/>
          <w:bottom w:val="nil"/>
          <w:right w:val="nil"/>
          <w:between w:val="nil"/>
        </w:pBdr>
        <w:ind w:left="720" w:hanging="720"/>
      </w:pPr>
      <w:r w:rsidRPr="007B42A5">
        <w:t>22.</w:t>
      </w:r>
      <w:r w:rsidRPr="007B42A5">
        <w:tab/>
        <w:t xml:space="preserve">Association, A.T.E.W., </w:t>
      </w:r>
      <w:r w:rsidRPr="007B42A5">
        <w:rPr>
          <w:i/>
        </w:rPr>
        <w:t>Standard for performance-rated cross laminated timber.</w:t>
      </w:r>
      <w:r w:rsidRPr="007B42A5">
        <w:t xml:space="preserve"> ANSI/APA PRG, 2012. </w:t>
      </w:r>
      <w:r w:rsidRPr="007B42A5">
        <w:rPr>
          <w:b/>
        </w:rPr>
        <w:t>320</w:t>
      </w:r>
      <w:r w:rsidRPr="007B42A5">
        <w:t>.</w:t>
      </w:r>
    </w:p>
    <w:p w14:paraId="50CEB8E6" w14:textId="77777777" w:rsidR="00C00371" w:rsidRPr="007B42A5" w:rsidRDefault="00C00371" w:rsidP="00C00371">
      <w:pPr>
        <w:pBdr>
          <w:top w:val="nil"/>
          <w:left w:val="nil"/>
          <w:bottom w:val="nil"/>
          <w:right w:val="nil"/>
          <w:between w:val="nil"/>
        </w:pBdr>
        <w:ind w:left="720" w:hanging="720"/>
      </w:pPr>
      <w:r w:rsidRPr="007B42A5">
        <w:t>23.</w:t>
      </w:r>
      <w:r w:rsidRPr="007B42A5">
        <w:tab/>
      </w:r>
      <w:proofErr w:type="spellStart"/>
      <w:r w:rsidRPr="007B42A5">
        <w:t>Nabinger</w:t>
      </w:r>
      <w:proofErr w:type="spellEnd"/>
      <w:r w:rsidRPr="007B42A5">
        <w:t xml:space="preserve">, S. and A. </w:t>
      </w:r>
      <w:proofErr w:type="spellStart"/>
      <w:r w:rsidRPr="007B42A5">
        <w:t>Persily</w:t>
      </w:r>
      <w:proofErr w:type="spellEnd"/>
      <w:r w:rsidRPr="007B42A5">
        <w:t xml:space="preserve">, </w:t>
      </w:r>
      <w:r w:rsidRPr="007B42A5">
        <w:rPr>
          <w:i/>
        </w:rPr>
        <w:t xml:space="preserve">Impacts of </w:t>
      </w:r>
      <w:proofErr w:type="spellStart"/>
      <w:r w:rsidRPr="007B42A5">
        <w:rPr>
          <w:i/>
        </w:rPr>
        <w:t>airtightening</w:t>
      </w:r>
      <w:proofErr w:type="spellEnd"/>
      <w:r w:rsidRPr="007B42A5">
        <w:rPr>
          <w:i/>
        </w:rPr>
        <w:t xml:space="preserve"> retrofits on ventilation rates and energy consumption in a manufactured home.</w:t>
      </w:r>
      <w:r w:rsidRPr="007B42A5">
        <w:t xml:space="preserve"> Energy and Buildings, 2011. </w:t>
      </w:r>
      <w:r w:rsidRPr="007B42A5">
        <w:rPr>
          <w:b/>
        </w:rPr>
        <w:t>43</w:t>
      </w:r>
      <w:r w:rsidRPr="007B42A5">
        <w:t>(11): p. 3059-3067.</w:t>
      </w:r>
    </w:p>
    <w:p w14:paraId="25983DED" w14:textId="77777777" w:rsidR="00C00371" w:rsidRPr="007B42A5" w:rsidRDefault="00C00371" w:rsidP="00C00371">
      <w:pPr>
        <w:pBdr>
          <w:top w:val="nil"/>
          <w:left w:val="nil"/>
          <w:bottom w:val="nil"/>
          <w:right w:val="nil"/>
          <w:between w:val="nil"/>
        </w:pBdr>
        <w:ind w:left="720" w:hanging="720"/>
      </w:pPr>
      <w:r w:rsidRPr="007B42A5">
        <w:t>24.</w:t>
      </w:r>
      <w:r w:rsidRPr="007B42A5">
        <w:tab/>
        <w:t xml:space="preserve">Standard, A., </w:t>
      </w:r>
      <w:r w:rsidRPr="007B42A5">
        <w:rPr>
          <w:i/>
        </w:rPr>
        <w:t>Standard 62.1-2004,".</w:t>
      </w:r>
      <w:r w:rsidRPr="007B42A5">
        <w:t xml:space="preserve"> Ventilation for acceptable indoor air quality, 2004.</w:t>
      </w:r>
    </w:p>
    <w:p w14:paraId="5C8C75ED" w14:textId="77777777" w:rsidR="00C00371" w:rsidRPr="007B42A5" w:rsidRDefault="00C00371">
      <w:pPr>
        <w:pBdr>
          <w:top w:val="nil"/>
          <w:left w:val="nil"/>
          <w:bottom w:val="nil"/>
          <w:right w:val="nil"/>
          <w:between w:val="nil"/>
        </w:pBdr>
        <w:ind w:left="720" w:hanging="720"/>
      </w:pPr>
    </w:p>
    <w:sectPr w:rsidR="00C00371" w:rsidRPr="007B42A5">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c S" w:date="2018-08-24T14:24:00Z" w:initials="ES">
    <w:p w14:paraId="00400B45" w14:textId="578F5BE4" w:rsidR="0015592A" w:rsidRDefault="0015592A">
      <w:pPr>
        <w:pStyle w:val="CommentText"/>
      </w:pPr>
      <w:r>
        <w:rPr>
          <w:rStyle w:val="CommentReference"/>
        </w:rPr>
        <w:annotationRef/>
      </w:r>
      <w:r>
        <w:t>Single Family or Single-Family? The paper is currently ‘</w:t>
      </w:r>
      <w:r w:rsidR="00C7352B">
        <w:t>single-</w:t>
      </w:r>
      <w:r>
        <w:t>family.’</w:t>
      </w:r>
    </w:p>
  </w:comment>
  <w:comment w:id="2" w:author="Lewis Setter" w:date="2018-08-23T11:15:00Z" w:initials="LS">
    <w:p w14:paraId="7E839BB3" w14:textId="77777777" w:rsidR="000F3D81" w:rsidRDefault="000F3D81" w:rsidP="000F3D81">
      <w:pPr>
        <w:pStyle w:val="CommentText"/>
      </w:pPr>
      <w:r>
        <w:rPr>
          <w:rStyle w:val="CommentReference"/>
        </w:rPr>
        <w:annotationRef/>
      </w:r>
      <w:r>
        <w:t>In the air or in the material?</w:t>
      </w:r>
    </w:p>
  </w:comment>
  <w:comment w:id="3" w:author="Eric S" w:date="2018-08-24T14:57:00Z" w:initials="ES">
    <w:p w14:paraId="293D4030" w14:textId="6A564E7D" w:rsidR="00912DF7" w:rsidRDefault="00912DF7">
      <w:pPr>
        <w:pStyle w:val="CommentText"/>
      </w:pPr>
      <w:r>
        <w:rPr>
          <w:rStyle w:val="CommentReference"/>
        </w:rPr>
        <w:annotationRef/>
      </w:r>
      <w:r>
        <w:t>At surface</w:t>
      </w:r>
    </w:p>
  </w:comment>
  <w:comment w:id="4" w:author="Paulo Cesar Tabares Velasco" w:date="2018-05-07T10:12:00Z" w:initials="">
    <w:p w14:paraId="19F92275" w14:textId="77777777" w:rsidR="000F3D81" w:rsidRDefault="000F3D81" w:rsidP="000F3D81">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Eric, please pass Sajith the other refs, I think there is more from the presentation at PSU</w:t>
      </w:r>
    </w:p>
  </w:comment>
  <w:comment w:id="1" w:author="Lewis Setter" w:date="2018-08-23T11:18:00Z" w:initials="LS">
    <w:p w14:paraId="05ABA2DF" w14:textId="77777777" w:rsidR="000F3D81" w:rsidRDefault="000F3D81" w:rsidP="000F3D81">
      <w:pPr>
        <w:pStyle w:val="CommentText"/>
      </w:pPr>
      <w:r>
        <w:rPr>
          <w:rStyle w:val="CommentReference"/>
        </w:rPr>
        <w:annotationRef/>
      </w:r>
      <w:r>
        <w:t>This belongs in the intro</w:t>
      </w:r>
    </w:p>
  </w:comment>
  <w:comment w:id="12" w:author="Lewis Setter" w:date="2018-08-20T08:33:00Z" w:initials="LS">
    <w:p w14:paraId="3F85E631" w14:textId="66FF9857" w:rsidR="000F3D81" w:rsidRDefault="000F3D81">
      <w:pPr>
        <w:pStyle w:val="CommentText"/>
      </w:pPr>
      <w:r>
        <w:rPr>
          <w:rStyle w:val="CommentReference"/>
        </w:rPr>
        <w:annotationRef/>
      </w:r>
      <w:r>
        <w:t>The insulation thickness changes from location to location, so I removed the thickness and left the material</w:t>
      </w:r>
    </w:p>
  </w:comment>
  <w:comment w:id="16" w:author="Lewis Setter" w:date="2018-08-23T11:20:00Z" w:initials="LS">
    <w:p w14:paraId="23581262" w14:textId="38B1DA9B" w:rsidR="000F3D81" w:rsidRDefault="000F3D81">
      <w:pPr>
        <w:pStyle w:val="CommentText"/>
      </w:pPr>
      <w:r>
        <w:rPr>
          <w:rStyle w:val="CommentReference"/>
        </w:rPr>
        <w:annotationRef/>
      </w:r>
      <w:r>
        <w:t>This contains a lot of redundant information since the figures already convey the materials used. Consider Revising</w:t>
      </w:r>
    </w:p>
  </w:comment>
  <w:comment w:id="17" w:author="Eric S" w:date="2018-08-24T14:54:00Z" w:initials="ES">
    <w:p w14:paraId="2B723ADC" w14:textId="23D1F310" w:rsidR="00912DF7" w:rsidRDefault="00912DF7">
      <w:pPr>
        <w:pStyle w:val="CommentText"/>
      </w:pPr>
      <w:r>
        <w:rPr>
          <w:rStyle w:val="CommentReference"/>
        </w:rPr>
        <w:annotationRef/>
      </w:r>
      <w:r>
        <w:t xml:space="preserve">I understand where you are coming from. I would like to see what Dr. </w:t>
      </w:r>
      <w:proofErr w:type="spellStart"/>
      <w:r>
        <w:t>Tabares</w:t>
      </w:r>
      <w:proofErr w:type="spellEnd"/>
      <w:r>
        <w:t xml:space="preserve"> thinks beforehand.</w:t>
      </w:r>
    </w:p>
  </w:comment>
  <w:comment w:id="27" w:author="Lewis Setter" w:date="2018-08-23T10:36:00Z" w:initials="LS">
    <w:p w14:paraId="523427EF" w14:textId="5D8BE7D3" w:rsidR="000F3D81" w:rsidRDefault="000F3D81">
      <w:pPr>
        <w:pStyle w:val="CommentText"/>
      </w:pPr>
      <w:r>
        <w:rPr>
          <w:rStyle w:val="CommentReference"/>
        </w:rPr>
        <w:annotationRef/>
      </w:r>
      <w:r>
        <w:t>Should I modify the table below regarding my comment on it and the write this comparison?</w:t>
      </w:r>
    </w:p>
  </w:comment>
  <w:comment w:id="29" w:author="Lewis Setter" w:date="2018-08-21T12:25:00Z" w:initials="LS">
    <w:p w14:paraId="42518F51" w14:textId="23E4C067" w:rsidR="000F3D81" w:rsidRDefault="000F3D81">
      <w:pPr>
        <w:pStyle w:val="CommentText"/>
      </w:pPr>
      <w:r>
        <w:rPr>
          <w:rStyle w:val="CommentReference"/>
        </w:rPr>
        <w:annotationRef/>
      </w:r>
      <w:r>
        <w:t xml:space="preserve">We don’t have a 3 ply and a </w:t>
      </w:r>
      <w:proofErr w:type="gramStart"/>
      <w:r>
        <w:t>5 ply</w:t>
      </w:r>
      <w:proofErr w:type="gramEnd"/>
      <w:r>
        <w:t xml:space="preserve"> home, we have a single </w:t>
      </w:r>
      <w:proofErr w:type="spellStart"/>
      <w:r>
        <w:t>clt</w:t>
      </w:r>
      <w:proofErr w:type="spellEnd"/>
      <w:r>
        <w:t xml:space="preserve"> home with 3 ply in the external walls/ceiling and 5 ply as the second floor</w:t>
      </w:r>
    </w:p>
  </w:comment>
  <w:comment w:id="34" w:author="Eric S" w:date="2018-07-02T11:49:00Z" w:initials="ES">
    <w:p w14:paraId="140A7EA8" w14:textId="77777777" w:rsidR="000F3D81" w:rsidRDefault="000F3D81">
      <w:pPr>
        <w:pStyle w:val="CommentText"/>
      </w:pPr>
      <w:r>
        <w:rPr>
          <w:rStyle w:val="CommentReference"/>
        </w:rPr>
        <w:annotationRef/>
      </w:r>
      <w:r>
        <w:t xml:space="preserve">I cannot find this in the references page. </w:t>
      </w:r>
    </w:p>
  </w:comment>
  <w:comment w:id="35" w:author="Paulo Cesar Tabares Velasco" w:date="2018-08-07T10:46:00Z" w:initials="PCTV">
    <w:p w14:paraId="71A9B1F8" w14:textId="77777777" w:rsidR="000F3D81" w:rsidRDefault="000F3D81">
      <w:pPr>
        <w:pStyle w:val="CommentText"/>
      </w:pPr>
      <w:r>
        <w:rPr>
          <w:rStyle w:val="CommentReference"/>
        </w:rPr>
        <w:annotationRef/>
      </w:r>
      <w:r>
        <w:t>Sajith, please take care of this.</w:t>
      </w:r>
    </w:p>
  </w:comment>
  <w:comment w:id="39" w:author="Lewis Setter" w:date="2018-08-23T11:59:00Z" w:initials="LS">
    <w:p w14:paraId="4F7F3D96" w14:textId="3BF97AC3" w:rsidR="000F3D81" w:rsidRDefault="000F3D81">
      <w:pPr>
        <w:pStyle w:val="CommentText"/>
      </w:pPr>
      <w:r>
        <w:rPr>
          <w:rStyle w:val="CommentReference"/>
        </w:rPr>
        <w:annotationRef/>
      </w:r>
      <w:r>
        <w:t>This table now has the latest values and they are looking much more appropriate</w:t>
      </w:r>
    </w:p>
    <w:p w14:paraId="6CE77204" w14:textId="77777777" w:rsidR="000F3D81" w:rsidRDefault="000F3D81">
      <w:pPr>
        <w:pStyle w:val="CommentText"/>
      </w:pPr>
    </w:p>
  </w:comment>
  <w:comment w:id="56" w:author="Lewis Setter" w:date="2018-08-21T12:31:00Z" w:initials="LS">
    <w:p w14:paraId="77AC7884" w14:textId="4C1B3C85" w:rsidR="000F3D81" w:rsidRDefault="000F3D81">
      <w:pPr>
        <w:pStyle w:val="CommentText"/>
      </w:pPr>
      <w:r>
        <w:rPr>
          <w:rStyle w:val="CommentReference"/>
        </w:rPr>
        <w:annotationRef/>
      </w:r>
      <w:r>
        <w:t>Can you clarify? If you are referring to the table below, I explain it at the beginning of the paragraph. What should I change?</w:t>
      </w:r>
    </w:p>
  </w:comment>
  <w:comment w:id="76" w:author="Lewis Setter" w:date="2018-08-23T12:09:00Z" w:initials="LS">
    <w:p w14:paraId="76BF791D" w14:textId="6D03EC1B" w:rsidR="000F3D81" w:rsidRDefault="000F3D81">
      <w:pPr>
        <w:pStyle w:val="CommentText"/>
      </w:pPr>
      <w:r>
        <w:rPr>
          <w:rStyle w:val="CommentReference"/>
        </w:rPr>
        <w:annotationRef/>
      </w:r>
      <w:r>
        <w:t>It is a little awkward to refer to a figure this way</w:t>
      </w:r>
    </w:p>
  </w:comment>
  <w:comment w:id="77" w:author="Lewis Setter" w:date="2018-08-23T12:07:00Z" w:initials="LS">
    <w:p w14:paraId="6B7A0E62" w14:textId="1C5AB325" w:rsidR="000F3D81" w:rsidRDefault="000F3D81">
      <w:pPr>
        <w:pStyle w:val="CommentText"/>
      </w:pPr>
      <w:r>
        <w:rPr>
          <w:rStyle w:val="CommentReference"/>
        </w:rPr>
        <w:annotationRef/>
      </w:r>
      <w:r>
        <w:t>Huh?</w:t>
      </w:r>
    </w:p>
  </w:comment>
  <w:comment w:id="78" w:author="Lewis Setter" w:date="2018-08-23T12:11:00Z" w:initials="LS">
    <w:p w14:paraId="1DDD4DA8" w14:textId="6299F569" w:rsidR="000F3D81" w:rsidRDefault="000F3D81">
      <w:pPr>
        <w:pStyle w:val="CommentText"/>
      </w:pPr>
      <w:r>
        <w:rPr>
          <w:rStyle w:val="CommentReference"/>
        </w:rPr>
        <w:annotationRef/>
      </w:r>
      <w:r>
        <w:t>You use although in the next sentence too.</w:t>
      </w:r>
    </w:p>
  </w:comment>
  <w:comment w:id="79" w:author="Lewis Setter" w:date="2018-08-23T12:15:00Z" w:initials="LS">
    <w:p w14:paraId="7B21065F" w14:textId="58FF2B87" w:rsidR="000F3D81" w:rsidRDefault="000F3D81">
      <w:pPr>
        <w:pStyle w:val="CommentText"/>
      </w:pPr>
      <w:r>
        <w:rPr>
          <w:rStyle w:val="CommentReference"/>
        </w:rPr>
        <w:annotationRef/>
      </w:r>
      <w:r>
        <w:t>This sentence, for example, would sound better as two sentences.</w:t>
      </w:r>
    </w:p>
  </w:comment>
  <w:comment w:id="80" w:author="Lewis Setter" w:date="2018-08-23T12:16:00Z" w:initials="LS">
    <w:p w14:paraId="08832275" w14:textId="7729022C" w:rsidR="000F3D81" w:rsidRDefault="000F3D81">
      <w:pPr>
        <w:pStyle w:val="CommentText"/>
      </w:pPr>
      <w:r>
        <w:rPr>
          <w:rStyle w:val="CommentReference"/>
        </w:rPr>
        <w:annotationRef/>
      </w:r>
      <w:r>
        <w:t>Revise for colloquial language too</w:t>
      </w:r>
    </w:p>
  </w:comment>
  <w:comment w:id="81" w:author="Lewis Setter" w:date="2018-08-23T12:18:00Z" w:initials="LS">
    <w:p w14:paraId="144595A0" w14:textId="03A183C9" w:rsidR="000F3D81" w:rsidRDefault="000F3D81">
      <w:pPr>
        <w:pStyle w:val="CommentText"/>
      </w:pPr>
      <w:r>
        <w:rPr>
          <w:rStyle w:val="CommentReference"/>
        </w:rPr>
        <w:annotationRef/>
      </w:r>
      <w:r>
        <w:t>Would read better without using parentheses in this way.</w:t>
      </w:r>
    </w:p>
  </w:comment>
  <w:comment w:id="82" w:author="Paulo Cesar Tabares Velasco" w:date="2018-08-07T11:22:00Z" w:initials="PCTV">
    <w:p w14:paraId="204D4C38" w14:textId="77777777" w:rsidR="000F3D81" w:rsidRDefault="000F3D81">
      <w:pPr>
        <w:pStyle w:val="CommentText"/>
      </w:pPr>
      <w:r>
        <w:rPr>
          <w:rStyle w:val="CommentReference"/>
        </w:rPr>
        <w:annotationRef/>
      </w:r>
      <w:r>
        <w:t>Are this for precooling or constant setpoint?</w:t>
      </w:r>
    </w:p>
  </w:comment>
  <w:comment w:id="83" w:author="Eric S" w:date="2018-08-24T12:24:00Z" w:initials="ES">
    <w:p w14:paraId="1A730693" w14:textId="2CC5770E" w:rsidR="009846F1" w:rsidRDefault="009846F1">
      <w:pPr>
        <w:pStyle w:val="CommentText"/>
      </w:pPr>
      <w:r>
        <w:rPr>
          <w:rStyle w:val="CommentReference"/>
        </w:rPr>
        <w:annotationRef/>
      </w:r>
      <w:r>
        <w:t>These are all constant setpoint, mentioned in end of above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400B45" w15:done="0"/>
  <w15:commentEx w15:paraId="7E839BB3" w15:done="0"/>
  <w15:commentEx w15:paraId="293D4030" w15:paraIdParent="7E839BB3" w15:done="0"/>
  <w15:commentEx w15:paraId="19F92275" w15:done="0"/>
  <w15:commentEx w15:paraId="05ABA2DF" w15:done="1"/>
  <w15:commentEx w15:paraId="3F85E631" w15:done="0"/>
  <w15:commentEx w15:paraId="23581262" w15:done="0"/>
  <w15:commentEx w15:paraId="2B723ADC" w15:paraIdParent="23581262" w15:done="0"/>
  <w15:commentEx w15:paraId="523427EF" w15:done="0"/>
  <w15:commentEx w15:paraId="42518F51" w15:done="0"/>
  <w15:commentEx w15:paraId="140A7EA8" w15:done="0"/>
  <w15:commentEx w15:paraId="71A9B1F8" w15:done="0"/>
  <w15:commentEx w15:paraId="6CE77204" w15:done="0"/>
  <w15:commentEx w15:paraId="77AC7884" w15:done="0"/>
  <w15:commentEx w15:paraId="76BF791D" w15:done="1"/>
  <w15:commentEx w15:paraId="6B7A0E62" w15:done="1"/>
  <w15:commentEx w15:paraId="1DDD4DA8" w15:done="1"/>
  <w15:commentEx w15:paraId="7B21065F" w15:done="1"/>
  <w15:commentEx w15:paraId="08832275" w15:done="1"/>
  <w15:commentEx w15:paraId="144595A0" w15:done="1"/>
  <w15:commentEx w15:paraId="204D4C38" w15:done="1"/>
  <w15:commentEx w15:paraId="1A730693" w15:paraIdParent="204D4C3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400B45" w16cid:durableId="1F2A938C"/>
  <w16cid:commentId w16cid:paraId="7E839BB3" w16cid:durableId="1F29B81D"/>
  <w16cid:commentId w16cid:paraId="293D4030" w16cid:durableId="1F2A9B49"/>
  <w16cid:commentId w16cid:paraId="19F92275" w16cid:durableId="1F29B81C"/>
  <w16cid:commentId w16cid:paraId="05ABA2DF" w16cid:durableId="1F29B81B"/>
  <w16cid:commentId w16cid:paraId="3F85E631" w16cid:durableId="1F26DA66"/>
  <w16cid:commentId w16cid:paraId="23581262" w16cid:durableId="1F29B775"/>
  <w16cid:commentId w16cid:paraId="2B723ADC" w16cid:durableId="1F2A9AA6"/>
  <w16cid:commentId w16cid:paraId="523427EF" w16cid:durableId="1F29B777"/>
  <w16cid:commentId w16cid:paraId="42518F51" w16cid:durableId="1F26DA68"/>
  <w16cid:commentId w16cid:paraId="140A7EA8" w16cid:durableId="1F1EC319"/>
  <w16cid:commentId w16cid:paraId="71A9B1F8" w16cid:durableId="1F1EC31A"/>
  <w16cid:commentId w16cid:paraId="6CE77204" w16cid:durableId="1F29B77B"/>
  <w16cid:commentId w16cid:paraId="77AC7884" w16cid:durableId="1F26DA6B"/>
  <w16cid:commentId w16cid:paraId="76BF791D" w16cid:durableId="1F29B77D"/>
  <w16cid:commentId w16cid:paraId="1DDD4DA8" w16cid:durableId="1F29B77F"/>
  <w16cid:commentId w16cid:paraId="7B21065F" w16cid:durableId="1F29B781"/>
  <w16cid:commentId w16cid:paraId="08832275" w16cid:durableId="1F29B782"/>
  <w16cid:commentId w16cid:paraId="144595A0" w16cid:durableId="1F29B7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274E0"/>
    <w:multiLevelType w:val="hybridMultilevel"/>
    <w:tmpl w:val="DC30BF2E"/>
    <w:lvl w:ilvl="0" w:tplc="C7D4BCC8">
      <w:start w:val="1"/>
      <w:numFmt w:val="lowerLetter"/>
      <w:lvlText w:val="%1)"/>
      <w:lvlJc w:val="left"/>
      <w:pPr>
        <w:ind w:left="7032" w:hanging="4620"/>
      </w:pPr>
      <w:rPr>
        <w:rFonts w:hint="default"/>
      </w:rPr>
    </w:lvl>
    <w:lvl w:ilvl="1" w:tplc="04090019" w:tentative="1">
      <w:start w:val="1"/>
      <w:numFmt w:val="lowerLetter"/>
      <w:lvlText w:val="%2."/>
      <w:lvlJc w:val="left"/>
      <w:pPr>
        <w:ind w:left="3492" w:hanging="360"/>
      </w:pPr>
    </w:lvl>
    <w:lvl w:ilvl="2" w:tplc="0409001B" w:tentative="1">
      <w:start w:val="1"/>
      <w:numFmt w:val="lowerRoman"/>
      <w:lvlText w:val="%3."/>
      <w:lvlJc w:val="right"/>
      <w:pPr>
        <w:ind w:left="4212" w:hanging="180"/>
      </w:pPr>
    </w:lvl>
    <w:lvl w:ilvl="3" w:tplc="0409000F" w:tentative="1">
      <w:start w:val="1"/>
      <w:numFmt w:val="decimal"/>
      <w:lvlText w:val="%4."/>
      <w:lvlJc w:val="left"/>
      <w:pPr>
        <w:ind w:left="4932" w:hanging="360"/>
      </w:pPr>
    </w:lvl>
    <w:lvl w:ilvl="4" w:tplc="04090019" w:tentative="1">
      <w:start w:val="1"/>
      <w:numFmt w:val="lowerLetter"/>
      <w:lvlText w:val="%5."/>
      <w:lvlJc w:val="left"/>
      <w:pPr>
        <w:ind w:left="5652" w:hanging="360"/>
      </w:pPr>
    </w:lvl>
    <w:lvl w:ilvl="5" w:tplc="0409001B" w:tentative="1">
      <w:start w:val="1"/>
      <w:numFmt w:val="lowerRoman"/>
      <w:lvlText w:val="%6."/>
      <w:lvlJc w:val="right"/>
      <w:pPr>
        <w:ind w:left="6372" w:hanging="180"/>
      </w:pPr>
    </w:lvl>
    <w:lvl w:ilvl="6" w:tplc="0409000F" w:tentative="1">
      <w:start w:val="1"/>
      <w:numFmt w:val="decimal"/>
      <w:lvlText w:val="%7."/>
      <w:lvlJc w:val="left"/>
      <w:pPr>
        <w:ind w:left="7092" w:hanging="360"/>
      </w:pPr>
    </w:lvl>
    <w:lvl w:ilvl="7" w:tplc="04090019" w:tentative="1">
      <w:start w:val="1"/>
      <w:numFmt w:val="lowerLetter"/>
      <w:lvlText w:val="%8."/>
      <w:lvlJc w:val="left"/>
      <w:pPr>
        <w:ind w:left="7812" w:hanging="360"/>
      </w:pPr>
    </w:lvl>
    <w:lvl w:ilvl="8" w:tplc="0409001B" w:tentative="1">
      <w:start w:val="1"/>
      <w:numFmt w:val="lowerRoman"/>
      <w:lvlText w:val="%9."/>
      <w:lvlJc w:val="right"/>
      <w:pPr>
        <w:ind w:left="8532" w:hanging="180"/>
      </w:pPr>
    </w:lvl>
  </w:abstractNum>
  <w:abstractNum w:abstractNumId="1" w15:restartNumberingAfterBreak="0">
    <w:nsid w:val="0B2D7BB2"/>
    <w:multiLevelType w:val="hybridMultilevel"/>
    <w:tmpl w:val="20665918"/>
    <w:lvl w:ilvl="0" w:tplc="416E6B92">
      <w:start w:val="1"/>
      <w:numFmt w:val="lowerLetter"/>
      <w:lvlText w:val="%1)"/>
      <w:lvlJc w:val="left"/>
      <w:pPr>
        <w:ind w:left="7008" w:hanging="4608"/>
      </w:pPr>
      <w:rPr>
        <w:rFonts w:hint="default"/>
      </w:r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2" w15:restartNumberingAfterBreak="0">
    <w:nsid w:val="102C0F70"/>
    <w:multiLevelType w:val="hybridMultilevel"/>
    <w:tmpl w:val="DDEA1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D238A"/>
    <w:multiLevelType w:val="hybridMultilevel"/>
    <w:tmpl w:val="B170A3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784998"/>
    <w:multiLevelType w:val="multilevel"/>
    <w:tmpl w:val="FDFC7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255152"/>
    <w:multiLevelType w:val="multilevel"/>
    <w:tmpl w:val="E79615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ECA09FB"/>
    <w:multiLevelType w:val="multilevel"/>
    <w:tmpl w:val="2E2CAB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11C12C9"/>
    <w:multiLevelType w:val="hybridMultilevel"/>
    <w:tmpl w:val="9C06149E"/>
    <w:lvl w:ilvl="0" w:tplc="BA084000">
      <w:start w:val="1"/>
      <w:numFmt w:val="lowerLetter"/>
      <w:lvlText w:val="%1)"/>
      <w:lvlJc w:val="left"/>
      <w:pPr>
        <w:ind w:left="7032" w:hanging="4620"/>
      </w:pPr>
      <w:rPr>
        <w:rFonts w:hint="default"/>
      </w:rPr>
    </w:lvl>
    <w:lvl w:ilvl="1" w:tplc="04090019" w:tentative="1">
      <w:start w:val="1"/>
      <w:numFmt w:val="lowerLetter"/>
      <w:lvlText w:val="%2."/>
      <w:lvlJc w:val="left"/>
      <w:pPr>
        <w:ind w:left="3492" w:hanging="360"/>
      </w:pPr>
    </w:lvl>
    <w:lvl w:ilvl="2" w:tplc="0409001B" w:tentative="1">
      <w:start w:val="1"/>
      <w:numFmt w:val="lowerRoman"/>
      <w:lvlText w:val="%3."/>
      <w:lvlJc w:val="right"/>
      <w:pPr>
        <w:ind w:left="4212" w:hanging="180"/>
      </w:pPr>
    </w:lvl>
    <w:lvl w:ilvl="3" w:tplc="0409000F" w:tentative="1">
      <w:start w:val="1"/>
      <w:numFmt w:val="decimal"/>
      <w:lvlText w:val="%4."/>
      <w:lvlJc w:val="left"/>
      <w:pPr>
        <w:ind w:left="4932" w:hanging="360"/>
      </w:pPr>
    </w:lvl>
    <w:lvl w:ilvl="4" w:tplc="04090019" w:tentative="1">
      <w:start w:val="1"/>
      <w:numFmt w:val="lowerLetter"/>
      <w:lvlText w:val="%5."/>
      <w:lvlJc w:val="left"/>
      <w:pPr>
        <w:ind w:left="5652" w:hanging="360"/>
      </w:pPr>
    </w:lvl>
    <w:lvl w:ilvl="5" w:tplc="0409001B" w:tentative="1">
      <w:start w:val="1"/>
      <w:numFmt w:val="lowerRoman"/>
      <w:lvlText w:val="%6."/>
      <w:lvlJc w:val="right"/>
      <w:pPr>
        <w:ind w:left="6372" w:hanging="180"/>
      </w:pPr>
    </w:lvl>
    <w:lvl w:ilvl="6" w:tplc="0409000F" w:tentative="1">
      <w:start w:val="1"/>
      <w:numFmt w:val="decimal"/>
      <w:lvlText w:val="%7."/>
      <w:lvlJc w:val="left"/>
      <w:pPr>
        <w:ind w:left="7092" w:hanging="360"/>
      </w:pPr>
    </w:lvl>
    <w:lvl w:ilvl="7" w:tplc="04090019" w:tentative="1">
      <w:start w:val="1"/>
      <w:numFmt w:val="lowerLetter"/>
      <w:lvlText w:val="%8."/>
      <w:lvlJc w:val="left"/>
      <w:pPr>
        <w:ind w:left="7812" w:hanging="360"/>
      </w:pPr>
    </w:lvl>
    <w:lvl w:ilvl="8" w:tplc="0409001B" w:tentative="1">
      <w:start w:val="1"/>
      <w:numFmt w:val="lowerRoman"/>
      <w:lvlText w:val="%9."/>
      <w:lvlJc w:val="right"/>
      <w:pPr>
        <w:ind w:left="8532" w:hanging="180"/>
      </w:pPr>
    </w:lvl>
  </w:abstractNum>
  <w:abstractNum w:abstractNumId="8" w15:restartNumberingAfterBreak="0">
    <w:nsid w:val="4E0D1D55"/>
    <w:multiLevelType w:val="hybridMultilevel"/>
    <w:tmpl w:val="7EE0E1FC"/>
    <w:lvl w:ilvl="0" w:tplc="81204FB6">
      <w:start w:val="1"/>
      <w:numFmt w:val="lowerLetter"/>
      <w:lvlText w:val="%1)"/>
      <w:lvlJc w:val="left"/>
      <w:pPr>
        <w:ind w:left="7008" w:hanging="4596"/>
      </w:pPr>
      <w:rPr>
        <w:rFonts w:hint="default"/>
      </w:rPr>
    </w:lvl>
    <w:lvl w:ilvl="1" w:tplc="04090019" w:tentative="1">
      <w:start w:val="1"/>
      <w:numFmt w:val="lowerLetter"/>
      <w:lvlText w:val="%2."/>
      <w:lvlJc w:val="left"/>
      <w:pPr>
        <w:ind w:left="3492" w:hanging="360"/>
      </w:pPr>
    </w:lvl>
    <w:lvl w:ilvl="2" w:tplc="0409001B" w:tentative="1">
      <w:start w:val="1"/>
      <w:numFmt w:val="lowerRoman"/>
      <w:lvlText w:val="%3."/>
      <w:lvlJc w:val="right"/>
      <w:pPr>
        <w:ind w:left="4212" w:hanging="180"/>
      </w:pPr>
    </w:lvl>
    <w:lvl w:ilvl="3" w:tplc="0409000F" w:tentative="1">
      <w:start w:val="1"/>
      <w:numFmt w:val="decimal"/>
      <w:lvlText w:val="%4."/>
      <w:lvlJc w:val="left"/>
      <w:pPr>
        <w:ind w:left="4932" w:hanging="360"/>
      </w:pPr>
    </w:lvl>
    <w:lvl w:ilvl="4" w:tplc="04090019" w:tentative="1">
      <w:start w:val="1"/>
      <w:numFmt w:val="lowerLetter"/>
      <w:lvlText w:val="%5."/>
      <w:lvlJc w:val="left"/>
      <w:pPr>
        <w:ind w:left="5652" w:hanging="360"/>
      </w:pPr>
    </w:lvl>
    <w:lvl w:ilvl="5" w:tplc="0409001B" w:tentative="1">
      <w:start w:val="1"/>
      <w:numFmt w:val="lowerRoman"/>
      <w:lvlText w:val="%6."/>
      <w:lvlJc w:val="right"/>
      <w:pPr>
        <w:ind w:left="6372" w:hanging="180"/>
      </w:pPr>
    </w:lvl>
    <w:lvl w:ilvl="6" w:tplc="0409000F" w:tentative="1">
      <w:start w:val="1"/>
      <w:numFmt w:val="decimal"/>
      <w:lvlText w:val="%7."/>
      <w:lvlJc w:val="left"/>
      <w:pPr>
        <w:ind w:left="7092" w:hanging="360"/>
      </w:pPr>
    </w:lvl>
    <w:lvl w:ilvl="7" w:tplc="04090019" w:tentative="1">
      <w:start w:val="1"/>
      <w:numFmt w:val="lowerLetter"/>
      <w:lvlText w:val="%8."/>
      <w:lvlJc w:val="left"/>
      <w:pPr>
        <w:ind w:left="7812" w:hanging="360"/>
      </w:pPr>
    </w:lvl>
    <w:lvl w:ilvl="8" w:tplc="0409001B" w:tentative="1">
      <w:start w:val="1"/>
      <w:numFmt w:val="lowerRoman"/>
      <w:lvlText w:val="%9."/>
      <w:lvlJc w:val="right"/>
      <w:pPr>
        <w:ind w:left="8532" w:hanging="180"/>
      </w:pPr>
    </w:lvl>
  </w:abstractNum>
  <w:abstractNum w:abstractNumId="9" w15:restartNumberingAfterBreak="0">
    <w:nsid w:val="58253FF9"/>
    <w:multiLevelType w:val="hybridMultilevel"/>
    <w:tmpl w:val="E7A89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928BE"/>
    <w:multiLevelType w:val="multilevel"/>
    <w:tmpl w:val="6AD26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AD40BE4"/>
    <w:multiLevelType w:val="hybridMultilevel"/>
    <w:tmpl w:val="EE7C9FCE"/>
    <w:lvl w:ilvl="0" w:tplc="91CCECF4">
      <w:start w:val="1"/>
      <w:numFmt w:val="lowerLetter"/>
      <w:lvlText w:val="%1)"/>
      <w:lvlJc w:val="left"/>
      <w:pPr>
        <w:ind w:left="2832" w:hanging="360"/>
      </w:pPr>
      <w:rPr>
        <w:rFonts w:hint="default"/>
      </w:rPr>
    </w:lvl>
    <w:lvl w:ilvl="1" w:tplc="04090019" w:tentative="1">
      <w:start w:val="1"/>
      <w:numFmt w:val="lowerLetter"/>
      <w:lvlText w:val="%2."/>
      <w:lvlJc w:val="left"/>
      <w:pPr>
        <w:ind w:left="3552" w:hanging="360"/>
      </w:pPr>
    </w:lvl>
    <w:lvl w:ilvl="2" w:tplc="0409001B" w:tentative="1">
      <w:start w:val="1"/>
      <w:numFmt w:val="lowerRoman"/>
      <w:lvlText w:val="%3."/>
      <w:lvlJc w:val="right"/>
      <w:pPr>
        <w:ind w:left="4272" w:hanging="180"/>
      </w:pPr>
    </w:lvl>
    <w:lvl w:ilvl="3" w:tplc="0409000F" w:tentative="1">
      <w:start w:val="1"/>
      <w:numFmt w:val="decimal"/>
      <w:lvlText w:val="%4."/>
      <w:lvlJc w:val="left"/>
      <w:pPr>
        <w:ind w:left="4992" w:hanging="360"/>
      </w:pPr>
    </w:lvl>
    <w:lvl w:ilvl="4" w:tplc="04090019" w:tentative="1">
      <w:start w:val="1"/>
      <w:numFmt w:val="lowerLetter"/>
      <w:lvlText w:val="%5."/>
      <w:lvlJc w:val="left"/>
      <w:pPr>
        <w:ind w:left="5712" w:hanging="360"/>
      </w:pPr>
    </w:lvl>
    <w:lvl w:ilvl="5" w:tplc="0409001B" w:tentative="1">
      <w:start w:val="1"/>
      <w:numFmt w:val="lowerRoman"/>
      <w:lvlText w:val="%6."/>
      <w:lvlJc w:val="right"/>
      <w:pPr>
        <w:ind w:left="6432" w:hanging="180"/>
      </w:pPr>
    </w:lvl>
    <w:lvl w:ilvl="6" w:tplc="0409000F" w:tentative="1">
      <w:start w:val="1"/>
      <w:numFmt w:val="decimal"/>
      <w:lvlText w:val="%7."/>
      <w:lvlJc w:val="left"/>
      <w:pPr>
        <w:ind w:left="7152" w:hanging="360"/>
      </w:pPr>
    </w:lvl>
    <w:lvl w:ilvl="7" w:tplc="04090019" w:tentative="1">
      <w:start w:val="1"/>
      <w:numFmt w:val="lowerLetter"/>
      <w:lvlText w:val="%8."/>
      <w:lvlJc w:val="left"/>
      <w:pPr>
        <w:ind w:left="7872" w:hanging="360"/>
      </w:pPr>
    </w:lvl>
    <w:lvl w:ilvl="8" w:tplc="0409001B" w:tentative="1">
      <w:start w:val="1"/>
      <w:numFmt w:val="lowerRoman"/>
      <w:lvlText w:val="%9."/>
      <w:lvlJc w:val="right"/>
      <w:pPr>
        <w:ind w:left="8592" w:hanging="180"/>
      </w:pPr>
    </w:lvl>
  </w:abstractNum>
  <w:abstractNum w:abstractNumId="12" w15:restartNumberingAfterBreak="0">
    <w:nsid w:val="7E0E34C4"/>
    <w:multiLevelType w:val="hybridMultilevel"/>
    <w:tmpl w:val="64709BB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10"/>
  </w:num>
  <w:num w:numId="3">
    <w:abstractNumId w:val="6"/>
  </w:num>
  <w:num w:numId="4">
    <w:abstractNumId w:val="4"/>
  </w:num>
  <w:num w:numId="5">
    <w:abstractNumId w:val="9"/>
  </w:num>
  <w:num w:numId="6">
    <w:abstractNumId w:val="12"/>
  </w:num>
  <w:num w:numId="7">
    <w:abstractNumId w:val="11"/>
  </w:num>
  <w:num w:numId="8">
    <w:abstractNumId w:val="3"/>
  </w:num>
  <w:num w:numId="9">
    <w:abstractNumId w:val="1"/>
  </w:num>
  <w:num w:numId="10">
    <w:abstractNumId w:val="8"/>
  </w:num>
  <w:num w:numId="11">
    <w:abstractNumId w:val="7"/>
  </w:num>
  <w:num w:numId="12">
    <w:abstractNumId w:val="0"/>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c S">
    <w15:presenceInfo w15:providerId="Windows Live" w15:userId="ba4c75109bc8bd98"/>
  </w15:person>
  <w15:person w15:author="Lewis Setter">
    <w15:presenceInfo w15:providerId="AD" w15:userId="S-1-5-21-1034197437-1726532848-3120442065-47425"/>
  </w15:person>
  <w15:person w15:author="Paulo Cesar Tabares Velasco">
    <w15:presenceInfo w15:providerId="AD" w15:userId="S-1-5-21-1034197437-1726532848-3120442065-41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C55"/>
    <w:rsid w:val="00041783"/>
    <w:rsid w:val="00051B85"/>
    <w:rsid w:val="000527B5"/>
    <w:rsid w:val="00054E47"/>
    <w:rsid w:val="00070E8A"/>
    <w:rsid w:val="00072FF7"/>
    <w:rsid w:val="00075DF8"/>
    <w:rsid w:val="0008502D"/>
    <w:rsid w:val="00097D64"/>
    <w:rsid w:val="000A416D"/>
    <w:rsid w:val="000A6269"/>
    <w:rsid w:val="000E0AE4"/>
    <w:rsid w:val="000E4E84"/>
    <w:rsid w:val="000F3AC6"/>
    <w:rsid w:val="000F3D81"/>
    <w:rsid w:val="001003BE"/>
    <w:rsid w:val="00107716"/>
    <w:rsid w:val="0013196B"/>
    <w:rsid w:val="001322D0"/>
    <w:rsid w:val="00132379"/>
    <w:rsid w:val="00150CEB"/>
    <w:rsid w:val="001528BD"/>
    <w:rsid w:val="0015534C"/>
    <w:rsid w:val="0015592A"/>
    <w:rsid w:val="00163587"/>
    <w:rsid w:val="001668A0"/>
    <w:rsid w:val="001772B6"/>
    <w:rsid w:val="001916FA"/>
    <w:rsid w:val="00191FE2"/>
    <w:rsid w:val="0019366F"/>
    <w:rsid w:val="00195B18"/>
    <w:rsid w:val="00197484"/>
    <w:rsid w:val="001E12C6"/>
    <w:rsid w:val="001F646A"/>
    <w:rsid w:val="00204249"/>
    <w:rsid w:val="00206983"/>
    <w:rsid w:val="00210054"/>
    <w:rsid w:val="00277E1A"/>
    <w:rsid w:val="0028220F"/>
    <w:rsid w:val="00282376"/>
    <w:rsid w:val="0028438B"/>
    <w:rsid w:val="00285F57"/>
    <w:rsid w:val="002A0E54"/>
    <w:rsid w:val="002A1036"/>
    <w:rsid w:val="002A4CE4"/>
    <w:rsid w:val="002C0A11"/>
    <w:rsid w:val="002C1894"/>
    <w:rsid w:val="002D16C3"/>
    <w:rsid w:val="002E3441"/>
    <w:rsid w:val="002E3EE2"/>
    <w:rsid w:val="002E4F69"/>
    <w:rsid w:val="002F78AA"/>
    <w:rsid w:val="00300597"/>
    <w:rsid w:val="003141D0"/>
    <w:rsid w:val="00316B93"/>
    <w:rsid w:val="00325671"/>
    <w:rsid w:val="00336BA9"/>
    <w:rsid w:val="00355A34"/>
    <w:rsid w:val="00363457"/>
    <w:rsid w:val="00364B0E"/>
    <w:rsid w:val="00383224"/>
    <w:rsid w:val="00385DF0"/>
    <w:rsid w:val="003B452B"/>
    <w:rsid w:val="003C03B0"/>
    <w:rsid w:val="003C35A2"/>
    <w:rsid w:val="003C501A"/>
    <w:rsid w:val="003C5D9B"/>
    <w:rsid w:val="003D0E86"/>
    <w:rsid w:val="003D2B5A"/>
    <w:rsid w:val="003D5343"/>
    <w:rsid w:val="003E6181"/>
    <w:rsid w:val="003F688B"/>
    <w:rsid w:val="00401D24"/>
    <w:rsid w:val="00417A4C"/>
    <w:rsid w:val="004204A6"/>
    <w:rsid w:val="00424738"/>
    <w:rsid w:val="00424FDE"/>
    <w:rsid w:val="00433CD6"/>
    <w:rsid w:val="00444A2D"/>
    <w:rsid w:val="004467D0"/>
    <w:rsid w:val="004521CD"/>
    <w:rsid w:val="004776F5"/>
    <w:rsid w:val="00487268"/>
    <w:rsid w:val="004945E3"/>
    <w:rsid w:val="00497A15"/>
    <w:rsid w:val="004A0F7E"/>
    <w:rsid w:val="004B3EA3"/>
    <w:rsid w:val="004B6878"/>
    <w:rsid w:val="004C093B"/>
    <w:rsid w:val="004C2BD5"/>
    <w:rsid w:val="004C6BE3"/>
    <w:rsid w:val="004E43B1"/>
    <w:rsid w:val="004F3AFC"/>
    <w:rsid w:val="004F52C1"/>
    <w:rsid w:val="0051083A"/>
    <w:rsid w:val="005177EC"/>
    <w:rsid w:val="00540D5D"/>
    <w:rsid w:val="00540DF4"/>
    <w:rsid w:val="00550C0E"/>
    <w:rsid w:val="00581005"/>
    <w:rsid w:val="00584240"/>
    <w:rsid w:val="005912D4"/>
    <w:rsid w:val="005A3B77"/>
    <w:rsid w:val="005A49C2"/>
    <w:rsid w:val="005B0492"/>
    <w:rsid w:val="005E4226"/>
    <w:rsid w:val="006318D3"/>
    <w:rsid w:val="00634EAD"/>
    <w:rsid w:val="00644552"/>
    <w:rsid w:val="00676230"/>
    <w:rsid w:val="006835D0"/>
    <w:rsid w:val="00692B78"/>
    <w:rsid w:val="006A3F9D"/>
    <w:rsid w:val="006B5CEE"/>
    <w:rsid w:val="006C4590"/>
    <w:rsid w:val="006D1552"/>
    <w:rsid w:val="006D49B7"/>
    <w:rsid w:val="006E35E8"/>
    <w:rsid w:val="006E3D72"/>
    <w:rsid w:val="006F7077"/>
    <w:rsid w:val="00710D39"/>
    <w:rsid w:val="00715DA9"/>
    <w:rsid w:val="00734E80"/>
    <w:rsid w:val="00736F78"/>
    <w:rsid w:val="007507F9"/>
    <w:rsid w:val="007508F9"/>
    <w:rsid w:val="00750C4C"/>
    <w:rsid w:val="00762437"/>
    <w:rsid w:val="00763447"/>
    <w:rsid w:val="00764BC1"/>
    <w:rsid w:val="007841DD"/>
    <w:rsid w:val="007854A6"/>
    <w:rsid w:val="00794D7B"/>
    <w:rsid w:val="007A085B"/>
    <w:rsid w:val="007A5568"/>
    <w:rsid w:val="007B42A5"/>
    <w:rsid w:val="007C23E6"/>
    <w:rsid w:val="007D2CC0"/>
    <w:rsid w:val="007D371D"/>
    <w:rsid w:val="007F43FB"/>
    <w:rsid w:val="007F5395"/>
    <w:rsid w:val="007F7A4B"/>
    <w:rsid w:val="0081322B"/>
    <w:rsid w:val="00821117"/>
    <w:rsid w:val="00833EC4"/>
    <w:rsid w:val="00841ECC"/>
    <w:rsid w:val="00844F0D"/>
    <w:rsid w:val="00860F2C"/>
    <w:rsid w:val="00866066"/>
    <w:rsid w:val="008A0AAE"/>
    <w:rsid w:val="008C3D6A"/>
    <w:rsid w:val="008D5D54"/>
    <w:rsid w:val="008E0B46"/>
    <w:rsid w:val="008F1050"/>
    <w:rsid w:val="00902735"/>
    <w:rsid w:val="00912DF7"/>
    <w:rsid w:val="00923580"/>
    <w:rsid w:val="009361EE"/>
    <w:rsid w:val="009363BA"/>
    <w:rsid w:val="00937D95"/>
    <w:rsid w:val="0094759E"/>
    <w:rsid w:val="00962D1A"/>
    <w:rsid w:val="009846F1"/>
    <w:rsid w:val="00984DEF"/>
    <w:rsid w:val="00992E10"/>
    <w:rsid w:val="00994EC5"/>
    <w:rsid w:val="00996BF6"/>
    <w:rsid w:val="00997061"/>
    <w:rsid w:val="009A00AF"/>
    <w:rsid w:val="009A3970"/>
    <w:rsid w:val="009C2B0C"/>
    <w:rsid w:val="009D1F89"/>
    <w:rsid w:val="009D5F91"/>
    <w:rsid w:val="009E203B"/>
    <w:rsid w:val="009F7517"/>
    <w:rsid w:val="00A032F1"/>
    <w:rsid w:val="00A04FCF"/>
    <w:rsid w:val="00A10423"/>
    <w:rsid w:val="00A1275C"/>
    <w:rsid w:val="00A17415"/>
    <w:rsid w:val="00A32736"/>
    <w:rsid w:val="00A521B3"/>
    <w:rsid w:val="00A56729"/>
    <w:rsid w:val="00A80B96"/>
    <w:rsid w:val="00AA0797"/>
    <w:rsid w:val="00AA5C40"/>
    <w:rsid w:val="00AB431B"/>
    <w:rsid w:val="00AB5165"/>
    <w:rsid w:val="00AF5257"/>
    <w:rsid w:val="00AF7329"/>
    <w:rsid w:val="00B03A7E"/>
    <w:rsid w:val="00B11346"/>
    <w:rsid w:val="00B116AC"/>
    <w:rsid w:val="00B26D1F"/>
    <w:rsid w:val="00B32C55"/>
    <w:rsid w:val="00B44603"/>
    <w:rsid w:val="00B51789"/>
    <w:rsid w:val="00B538E2"/>
    <w:rsid w:val="00B664B2"/>
    <w:rsid w:val="00B67ED1"/>
    <w:rsid w:val="00B77417"/>
    <w:rsid w:val="00B858EF"/>
    <w:rsid w:val="00B90A88"/>
    <w:rsid w:val="00B94A65"/>
    <w:rsid w:val="00B975E3"/>
    <w:rsid w:val="00BA6DB5"/>
    <w:rsid w:val="00BA73D8"/>
    <w:rsid w:val="00BB7CF3"/>
    <w:rsid w:val="00BC4695"/>
    <w:rsid w:val="00BD376D"/>
    <w:rsid w:val="00BD4C13"/>
    <w:rsid w:val="00BE38C3"/>
    <w:rsid w:val="00BE5B47"/>
    <w:rsid w:val="00BE5C15"/>
    <w:rsid w:val="00C00371"/>
    <w:rsid w:val="00C06454"/>
    <w:rsid w:val="00C3287E"/>
    <w:rsid w:val="00C35595"/>
    <w:rsid w:val="00C56633"/>
    <w:rsid w:val="00C572AF"/>
    <w:rsid w:val="00C65F4D"/>
    <w:rsid w:val="00C7190E"/>
    <w:rsid w:val="00C7352B"/>
    <w:rsid w:val="00C841E0"/>
    <w:rsid w:val="00C874F7"/>
    <w:rsid w:val="00CA20C6"/>
    <w:rsid w:val="00CA2534"/>
    <w:rsid w:val="00CC5B04"/>
    <w:rsid w:val="00CE4ED8"/>
    <w:rsid w:val="00CF3F82"/>
    <w:rsid w:val="00D00445"/>
    <w:rsid w:val="00D1752F"/>
    <w:rsid w:val="00D27969"/>
    <w:rsid w:val="00D35209"/>
    <w:rsid w:val="00D53372"/>
    <w:rsid w:val="00D64090"/>
    <w:rsid w:val="00D7306C"/>
    <w:rsid w:val="00D91089"/>
    <w:rsid w:val="00D9196F"/>
    <w:rsid w:val="00DD78FF"/>
    <w:rsid w:val="00DE0DA5"/>
    <w:rsid w:val="00E469B0"/>
    <w:rsid w:val="00E55A90"/>
    <w:rsid w:val="00E80E97"/>
    <w:rsid w:val="00E849DF"/>
    <w:rsid w:val="00E91E0C"/>
    <w:rsid w:val="00EA64A1"/>
    <w:rsid w:val="00EA6693"/>
    <w:rsid w:val="00EC3527"/>
    <w:rsid w:val="00ED2AC0"/>
    <w:rsid w:val="00ED2D56"/>
    <w:rsid w:val="00ED3E5A"/>
    <w:rsid w:val="00EE6D54"/>
    <w:rsid w:val="00F10D3F"/>
    <w:rsid w:val="00F15B10"/>
    <w:rsid w:val="00F20061"/>
    <w:rsid w:val="00F21989"/>
    <w:rsid w:val="00F258D7"/>
    <w:rsid w:val="00F53747"/>
    <w:rsid w:val="00F56579"/>
    <w:rsid w:val="00F65990"/>
    <w:rsid w:val="00F726C2"/>
    <w:rsid w:val="00F91439"/>
    <w:rsid w:val="00FC0FAD"/>
    <w:rsid w:val="00FF0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65D64"/>
  <w15:docId w15:val="{2BC1DF04-92F5-413B-B794-7FD60476B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b/>
      <w:sz w:val="22"/>
      <w:szCs w:val="22"/>
    </w:rPr>
  </w:style>
  <w:style w:type="paragraph" w:styleId="Heading2">
    <w:name w:val="heading 2"/>
    <w:basedOn w:val="Normal"/>
    <w:next w:val="Normal"/>
    <w:pPr>
      <w:keepNext/>
      <w:keepLines/>
      <w:spacing w:before="40"/>
      <w:outlineLvl w:val="1"/>
    </w:pPr>
    <w:rPr>
      <w:b/>
      <w:sz w:val="22"/>
      <w:szCs w:val="22"/>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jc w:val="center"/>
    </w:pPr>
    <w:rPr>
      <w:b/>
      <w:sz w:val="22"/>
      <w:szCs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color w:val="366091"/>
      <w:sz w:val="22"/>
      <w:szCs w:val="22"/>
    </w:rPr>
    <w:tblPr>
      <w:tblStyleRowBandSize w:val="1"/>
      <w:tblStyleColBandSize w:val="1"/>
    </w:tblPr>
  </w:style>
  <w:style w:type="table" w:customStyle="1" w:styleId="a0">
    <w:basedOn w:val="TableNormal"/>
    <w:rPr>
      <w:rFonts w:ascii="Calibri" w:eastAsia="Calibri" w:hAnsi="Calibri" w:cs="Calibri"/>
      <w:color w:val="366091"/>
      <w:sz w:val="22"/>
      <w:szCs w:val="22"/>
    </w:rPr>
    <w:tblPr>
      <w:tblStyleRowBandSize w:val="1"/>
      <w:tblStyleColBandSize w:val="1"/>
    </w:tblPr>
  </w:style>
  <w:style w:type="table" w:customStyle="1" w:styleId="a1">
    <w:basedOn w:val="TableNormal"/>
    <w:rPr>
      <w:rFonts w:ascii="Calibri" w:eastAsia="Calibri" w:hAnsi="Calibri" w:cs="Calibri"/>
      <w:color w:val="366091"/>
      <w:sz w:val="22"/>
      <w:szCs w:val="22"/>
    </w:rPr>
    <w:tblPr>
      <w:tblStyleRowBandSize w:val="1"/>
      <w:tblStyleColBandSize w:val="1"/>
    </w:tblPr>
  </w:style>
  <w:style w:type="table" w:customStyle="1" w:styleId="a2">
    <w:basedOn w:val="TableNormal"/>
    <w:rPr>
      <w:rFonts w:ascii="Calibri" w:eastAsia="Calibri" w:hAnsi="Calibri" w:cs="Calibri"/>
      <w:color w:val="366091"/>
      <w:sz w:val="22"/>
      <w:szCs w:val="22"/>
    </w:rPr>
    <w:tblPr>
      <w:tblStyleRowBandSize w:val="1"/>
      <w:tblStyleColBandSize w:val="1"/>
    </w:tblPr>
  </w:style>
  <w:style w:type="table" w:customStyle="1" w:styleId="a3">
    <w:basedOn w:val="TableNormal"/>
    <w:rPr>
      <w:rFonts w:ascii="Calibri" w:eastAsia="Calibri" w:hAnsi="Calibri" w:cs="Calibri"/>
      <w:color w:val="366091"/>
      <w:sz w:val="22"/>
      <w:szCs w:val="22"/>
    </w:rPr>
    <w:tblPr>
      <w:tblStyleRowBandSize w:val="1"/>
      <w:tblStyleColBandSize w:val="1"/>
    </w:tblPr>
  </w:style>
  <w:style w:type="table" w:customStyle="1" w:styleId="a4">
    <w:basedOn w:val="TableNormal"/>
    <w:rPr>
      <w:rFonts w:ascii="Calibri" w:eastAsia="Calibri" w:hAnsi="Calibri" w:cs="Calibri"/>
      <w:color w:val="366091"/>
      <w:sz w:val="22"/>
      <w:szCs w:val="22"/>
    </w:rPr>
    <w:tblPr>
      <w:tblStyleRowBandSize w:val="1"/>
      <w:tblStyleColBandSize w:val="1"/>
    </w:tblPr>
  </w:style>
  <w:style w:type="table" w:customStyle="1" w:styleId="a5">
    <w:basedOn w:val="TableNormal"/>
    <w:rPr>
      <w:rFonts w:ascii="Calibri" w:eastAsia="Calibri" w:hAnsi="Calibri" w:cs="Calibri"/>
      <w:color w:val="366091"/>
      <w:sz w:val="22"/>
      <w:szCs w:val="22"/>
    </w:rPr>
    <w:tblPr>
      <w:tblStyleRowBandSize w:val="1"/>
      <w:tblStyleColBandSize w:val="1"/>
    </w:tblPr>
  </w:style>
  <w:style w:type="table" w:customStyle="1" w:styleId="a6">
    <w:basedOn w:val="TableNormal"/>
    <w:rPr>
      <w:rFonts w:ascii="Calibri" w:eastAsia="Calibri" w:hAnsi="Calibri" w:cs="Calibri"/>
      <w:color w:val="366091"/>
      <w:sz w:val="22"/>
      <w:szCs w:val="22"/>
    </w:rPr>
    <w:tblPr>
      <w:tblStyleRowBandSize w:val="1"/>
      <w:tblStyleColBandSize w:val="1"/>
    </w:tblPr>
  </w:style>
  <w:style w:type="table" w:customStyle="1" w:styleId="a7">
    <w:basedOn w:val="TableNormal"/>
    <w:rPr>
      <w:rFonts w:ascii="Calibri" w:eastAsia="Calibri" w:hAnsi="Calibri" w:cs="Calibri"/>
      <w:color w:val="366091"/>
      <w:sz w:val="22"/>
      <w:szCs w:val="22"/>
    </w:rPr>
    <w:tblPr>
      <w:tblStyleRowBandSize w:val="1"/>
      <w:tblStyleColBandSize w:val="1"/>
    </w:tblPr>
  </w:style>
  <w:style w:type="table" w:customStyle="1" w:styleId="a8">
    <w:basedOn w:val="TableNormal"/>
    <w:rPr>
      <w:rFonts w:ascii="Calibri" w:eastAsia="Calibri" w:hAnsi="Calibri" w:cs="Calibri"/>
      <w:color w:val="366091"/>
      <w:sz w:val="22"/>
      <w:szCs w:val="22"/>
    </w:rPr>
    <w:tblPr>
      <w:tblStyleRowBandSize w:val="1"/>
      <w:tblStyleColBandSize w:val="1"/>
    </w:tblPr>
  </w:style>
  <w:style w:type="table" w:customStyle="1" w:styleId="a9">
    <w:basedOn w:val="TableNormal"/>
    <w:rPr>
      <w:rFonts w:ascii="Calibri" w:eastAsia="Calibri" w:hAnsi="Calibri" w:cs="Calibri"/>
      <w:color w:val="366091"/>
      <w:sz w:val="22"/>
      <w:szCs w:val="22"/>
    </w:rPr>
    <w:tblPr>
      <w:tblStyleRowBandSize w:val="1"/>
      <w:tblStyleColBandSize w:val="1"/>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rPr>
      <w:rFonts w:ascii="Calibri" w:eastAsia="Calibri" w:hAnsi="Calibri" w:cs="Calibri"/>
      <w:color w:val="366091"/>
      <w:sz w:val="22"/>
      <w:szCs w:val="22"/>
    </w:rPr>
    <w:tblPr>
      <w:tblStyleRowBandSize w:val="1"/>
      <w:tblStyleColBandSize w:val="1"/>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E4E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4ED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CE4ED8"/>
    <w:rPr>
      <w:b/>
      <w:bCs/>
    </w:rPr>
  </w:style>
  <w:style w:type="character" w:customStyle="1" w:styleId="CommentSubjectChar">
    <w:name w:val="Comment Subject Char"/>
    <w:basedOn w:val="CommentTextChar"/>
    <w:link w:val="CommentSubject"/>
    <w:uiPriority w:val="99"/>
    <w:semiHidden/>
    <w:rsid w:val="00CE4ED8"/>
    <w:rPr>
      <w:b/>
      <w:bCs/>
    </w:rPr>
  </w:style>
  <w:style w:type="paragraph" w:styleId="Caption">
    <w:name w:val="caption"/>
    <w:basedOn w:val="Normal"/>
    <w:next w:val="Normal"/>
    <w:uiPriority w:val="35"/>
    <w:unhideWhenUsed/>
    <w:qFormat/>
    <w:rsid w:val="00355A34"/>
    <w:pPr>
      <w:spacing w:after="200"/>
    </w:pPr>
    <w:rPr>
      <w:i/>
      <w:iCs/>
      <w:color w:val="1F497D" w:themeColor="text2"/>
      <w:sz w:val="18"/>
      <w:szCs w:val="18"/>
    </w:rPr>
  </w:style>
  <w:style w:type="paragraph" w:styleId="ListParagraph">
    <w:name w:val="List Paragraph"/>
    <w:basedOn w:val="Normal"/>
    <w:uiPriority w:val="34"/>
    <w:qFormat/>
    <w:rsid w:val="003C35A2"/>
    <w:pPr>
      <w:ind w:left="720"/>
      <w:contextualSpacing/>
    </w:pPr>
  </w:style>
  <w:style w:type="paragraph" w:styleId="NoSpacing">
    <w:name w:val="No Spacing"/>
    <w:uiPriority w:val="1"/>
    <w:qFormat/>
    <w:rsid w:val="00BD376D"/>
  </w:style>
  <w:style w:type="paragraph" w:styleId="Revision">
    <w:name w:val="Revision"/>
    <w:hidden/>
    <w:uiPriority w:val="99"/>
    <w:semiHidden/>
    <w:rsid w:val="00075DF8"/>
  </w:style>
  <w:style w:type="paragraph" w:styleId="TableofFigures">
    <w:name w:val="table of figures"/>
    <w:basedOn w:val="Normal"/>
    <w:next w:val="Normal"/>
    <w:uiPriority w:val="99"/>
    <w:unhideWhenUsed/>
    <w:rsid w:val="004C2BD5"/>
  </w:style>
  <w:style w:type="character" w:styleId="Hyperlink">
    <w:name w:val="Hyperlink"/>
    <w:basedOn w:val="DefaultParagraphFont"/>
    <w:uiPriority w:val="99"/>
    <w:unhideWhenUsed/>
    <w:rsid w:val="004C2B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0297551">
      <w:bodyDiv w:val="1"/>
      <w:marLeft w:val="0"/>
      <w:marRight w:val="0"/>
      <w:marTop w:val="0"/>
      <w:marBottom w:val="0"/>
      <w:divBdr>
        <w:top w:val="none" w:sz="0" w:space="0" w:color="auto"/>
        <w:left w:val="none" w:sz="0" w:space="0" w:color="auto"/>
        <w:bottom w:val="none" w:sz="0" w:space="0" w:color="auto"/>
        <w:right w:val="none" w:sz="0" w:space="0" w:color="auto"/>
      </w:divBdr>
    </w:div>
    <w:div w:id="1585996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52362-3FE3-4AAE-9916-39B9A2867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6069</Words>
  <Characters>34594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 Cesar Tabares Velasco</dc:creator>
  <cp:lastModifiedBy>Eric S</cp:lastModifiedBy>
  <cp:revision>3</cp:revision>
  <dcterms:created xsi:type="dcterms:W3CDTF">2018-08-24T21:04:00Z</dcterms:created>
  <dcterms:modified xsi:type="dcterms:W3CDTF">2018-08-24T21:12:00Z</dcterms:modified>
</cp:coreProperties>
</file>